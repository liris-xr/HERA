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901"/>
            <w:pBdr/>
            <w:tabs>
              <w:tab w:val="right" w:leader="dot" w:pos="9355"/>
            </w:tabs>
            <w:spacing/>
            <w:ind/>
            <w:rPr>
              <w:ins w:id="0" w:author=""/>
              <w:sz w:val="24"/>
              <w:szCs w:val="24"/>
              <w:highlight w:val="none"/>
              <w14:ligatures w14:val="none"/>
            </w:rPr>
          </w:pPr>
          <w:r>
            <w:rPr>
              <w:b w:val="0"/>
              <w:bCs w:val="0"/>
              <w:highlight w:val="none"/>
            </w:rPr>
          </w:r>
          <w:r>
            <w:rPr>
              <w:sz w:val="24"/>
              <w:szCs w:val="24"/>
            </w:rPr>
            <w:fldChar w:fldCharType="begin"/>
            <w:instrText xml:space="preserve">TOC \o "1-9" \h </w:instrText>
            <w:fldChar w:fldCharType="separate"/>
          </w:r>
          <w:r>
            <w:rPr>
              <w:b w:val="0"/>
              <w:bCs w:val="0"/>
              <w:sz w:val="24"/>
              <w:szCs w:val="24"/>
              <w:highlight w:val="none"/>
            </w:rPr>
          </w:r>
          <w:hyperlink w:tooltip="#_Toc1" w:anchor="_Toc1" w:history="1">
            <w:ins w:id="1">
              <w:r>
                <w:rPr>
                  <w:rStyle w:val="899"/>
                  <w:sz w:val="24"/>
                  <w:szCs w:val="24"/>
                </w:rPr>
              </w:r>
            </w:ins>
            <w:ins w:id="2">
              <w:r>
                <w:rPr>
                  <w:rStyle w:val="899"/>
                  <w:sz w:val="24"/>
                  <w:szCs w:val="24"/>
                  <w:highlight w:val="none"/>
                </w:rPr>
                <w:t xml:space="preserve">Remerciements</w:t>
              </w:r>
            </w:ins>
            <w:ins w:id="3">
              <w:r>
                <w:rPr>
                  <w:rStyle w:val="899"/>
                  <w:sz w:val="24"/>
                  <w:szCs w:val="24"/>
                  <w:highlight w:val="none"/>
                  <w14:ligatures w14:val="none"/>
                </w:rPr>
              </w:r>
            </w:ins>
            <w:ins w:id="4">
              <w:r>
                <w:rPr>
                  <w:sz w:val="24"/>
                  <w:szCs w:val="24"/>
                </w:rPr>
                <w:tab/>
              </w:r>
            </w:ins>
            <w:ins w:id="5">
              <w:r>
                <w:rPr>
                  <w:sz w:val="24"/>
                  <w:szCs w:val="24"/>
                </w:rPr>
                <w:fldChar w:fldCharType="begin"/>
                <w:instrText xml:space="preserve">PAGEREF _Toc1 \h</w:instrText>
                <w:fldChar w:fldCharType="separate"/>
                <w:t xml:space="preserve">3</w:t>
                <w:fldChar w:fldCharType="end"/>
              </w:r>
            </w:ins>
          </w:hyperlink>
          <w:ins w:id="6">
            <w:r>
              <w:rPr>
                <w:sz w:val="24"/>
                <w:szCs w:val="24"/>
                <w:highlight w:val="none"/>
                <w14:ligatures w14:val="none"/>
              </w:rPr>
            </w:r>
          </w:ins>
          <w:ins w:id="7">
            <w:r>
              <w:rPr>
                <w:sz w:val="24"/>
                <w:szCs w:val="24"/>
                <w:highlight w:val="none"/>
                <w14:ligatures w14:val="none"/>
              </w:rPr>
            </w:r>
          </w:ins>
        </w:p>
        <w:p>
          <w:pPr>
            <w:pStyle w:val="901"/>
            <w:pBdr/>
            <w:tabs>
              <w:tab w:val="right" w:leader="dot" w:pos="9355"/>
              <w:tab w:val="left" w:leader="none" w:pos="10063"/>
            </w:tabs>
            <w:spacing/>
            <w:ind w:right="0" w:firstLine="0" w:left="0"/>
            <w:rPr>
              <w:ins w:id="8" w:author=""/>
              <w:sz w:val="24"/>
              <w:szCs w:val="24"/>
            </w:rPr>
          </w:pPr>
          <w:r>
            <w:rPr>
              <w:sz w:val="24"/>
              <w:szCs w:val="24"/>
            </w:rPr>
          </w:r>
          <w:hyperlink w:tooltip="#_Toc2" w:anchor="_Toc2" w:history="1">
            <w:ins w:id="9">
              <w:r>
                <w:rPr>
                  <w:rStyle w:val="899"/>
                  <w:sz w:val="24"/>
                  <w:szCs w:val="24"/>
                </w:rPr>
              </w:r>
            </w:ins>
            <w:ins w:id="10">
              <w:r>
                <w:rPr>
                  <w:rStyle w:val="899"/>
                  <w:sz w:val="24"/>
                  <w:szCs w:val="24"/>
                  <w:highlight w:val="none"/>
                </w:rPr>
                <w:t xml:space="preserve">1. Introduction</w:t>
              </w:r>
            </w:ins>
            <w:ins w:id="11">
              <w:r>
                <w:rPr>
                  <w:rStyle w:val="899"/>
                  <w:sz w:val="24"/>
                  <w:szCs w:val="24"/>
                </w:rPr>
              </w:r>
            </w:ins>
            <w:ins w:id="12">
              <w:r>
                <w:rPr>
                  <w:sz w:val="24"/>
                  <w:szCs w:val="24"/>
                </w:rPr>
                <w:tab/>
              </w:r>
            </w:ins>
            <w:ins w:id="13">
              <w:r>
                <w:rPr>
                  <w:sz w:val="24"/>
                  <w:szCs w:val="24"/>
                </w:rPr>
                <w:fldChar w:fldCharType="begin"/>
                <w:instrText xml:space="preserve">PAGEREF _Toc2 \h</w:instrText>
                <w:fldChar w:fldCharType="separate"/>
                <w:t xml:space="preserve">4</w:t>
                <w:fldChar w:fldCharType="end"/>
              </w:r>
            </w:ins>
          </w:hyperlink>
          <w:r>
            <w:rPr>
              <w:sz w:val="24"/>
              <w:szCs w:val="24"/>
            </w:rPr>
          </w:r>
          <w:ins w:id="14">
            <w:r>
              <w:rPr>
                <w:sz w:val="24"/>
                <w:szCs w:val="24"/>
              </w:rPr>
            </w:r>
          </w:ins>
        </w:p>
        <w:p>
          <w:pPr>
            <w:pStyle w:val="902"/>
            <w:pBdr/>
            <w:tabs>
              <w:tab w:val="right" w:leader="dot" w:pos="9355"/>
            </w:tabs>
            <w:spacing/>
            <w:ind/>
            <w:rPr>
              <w:ins w:id="15" w:author=""/>
              <w:sz w:val="24"/>
              <w:szCs w:val="24"/>
              <w14:ligatures w14:val="none"/>
            </w:rPr>
          </w:pPr>
          <w:r>
            <w:rPr>
              <w:sz w:val="24"/>
              <w:szCs w:val="24"/>
            </w:rPr>
          </w:r>
          <w:hyperlink w:tooltip="#_Toc3" w:anchor="_Toc3" w:history="1">
            <w:ins w:id="16">
              <w:r>
                <w:rPr>
                  <w:rStyle w:val="899"/>
                  <w:sz w:val="24"/>
                  <w:szCs w:val="24"/>
                </w:rPr>
              </w:r>
            </w:ins>
            <w:ins w:id="17">
              <w:r>
                <w:rPr>
                  <w:rStyle w:val="899"/>
                  <w:sz w:val="24"/>
                  <w:szCs w:val="24"/>
                </w:rPr>
                <w:t xml:space="preserve">1.1 Présentation de l’entreprise</w:t>
              </w:r>
            </w:ins>
            <w:ins w:id="18">
              <w:r>
                <w:rPr>
                  <w:rStyle w:val="899"/>
                  <w:sz w:val="24"/>
                  <w:szCs w:val="24"/>
                  <w14:ligatures w14:val="none"/>
                </w:rPr>
              </w:r>
            </w:ins>
            <w:ins w:id="19">
              <w:r>
                <w:rPr>
                  <w:sz w:val="24"/>
                  <w:szCs w:val="24"/>
                </w:rPr>
                <w:tab/>
              </w:r>
            </w:ins>
            <w:ins w:id="20">
              <w:r>
                <w:rPr>
                  <w:sz w:val="24"/>
                  <w:szCs w:val="24"/>
                </w:rPr>
                <w:fldChar w:fldCharType="begin"/>
                <w:instrText xml:space="preserve">PAGEREF _Toc3 \h</w:instrText>
                <w:fldChar w:fldCharType="separate"/>
                <w:t xml:space="preserve">4</w:t>
                <w:fldChar w:fldCharType="end"/>
              </w:r>
            </w:ins>
          </w:hyperlink>
          <w:ins w:id="21">
            <w:r>
              <w:rPr>
                <w:sz w:val="24"/>
                <w:szCs w:val="24"/>
                <w14:ligatures w14:val="none"/>
              </w:rPr>
            </w:r>
          </w:ins>
          <w:ins w:id="22">
            <w:r>
              <w:rPr>
                <w:sz w:val="24"/>
                <w:szCs w:val="24"/>
                <w14:ligatures w14:val="none"/>
              </w:rPr>
            </w:r>
          </w:ins>
        </w:p>
        <w:p>
          <w:pPr>
            <w:pStyle w:val="902"/>
            <w:pBdr/>
            <w:tabs>
              <w:tab w:val="right" w:leader="dot" w:pos="9355"/>
            </w:tabs>
            <w:spacing/>
            <w:ind/>
            <w:rPr>
              <w:ins w:id="23" w:author=""/>
              <w:sz w:val="24"/>
              <w:szCs w:val="24"/>
            </w:rPr>
          </w:pPr>
          <w:r>
            <w:rPr>
              <w:sz w:val="24"/>
              <w:szCs w:val="24"/>
            </w:rPr>
          </w:r>
          <w:hyperlink w:tooltip="#_Toc4" w:anchor="_Toc4" w:history="1">
            <w:ins w:id="24">
              <w:r>
                <w:rPr>
                  <w:rStyle w:val="899"/>
                  <w:sz w:val="24"/>
                  <w:szCs w:val="24"/>
                </w:rPr>
              </w:r>
            </w:ins>
            <w:ins w:id="25">
              <w:r>
                <w:rPr>
                  <w:rStyle w:val="899"/>
                  <w:sz w:val="24"/>
                  <w:szCs w:val="24"/>
                </w:rPr>
                <w:t xml:space="preserve">1.2 Contexte </w:t>
              </w:r>
            </w:ins>
            <w:ins w:id="26">
              <w:r>
                <w:rPr>
                  <w:rStyle w:val="899"/>
                  <w:sz w:val="24"/>
                  <w:szCs w:val="24"/>
                </w:rPr>
              </w:r>
            </w:ins>
            <w:ins w:id="27">
              <w:r>
                <w:rPr>
                  <w:sz w:val="24"/>
                  <w:szCs w:val="24"/>
                </w:rPr>
                <w:tab/>
              </w:r>
            </w:ins>
            <w:ins w:id="28">
              <w:r>
                <w:rPr>
                  <w:sz w:val="24"/>
                  <w:szCs w:val="24"/>
                </w:rPr>
                <w:fldChar w:fldCharType="begin"/>
                <w:instrText xml:space="preserve">PAGEREF _Toc4 \h</w:instrText>
                <w:fldChar w:fldCharType="separate"/>
                <w:t xml:space="preserve">5</w:t>
                <w:fldChar w:fldCharType="end"/>
              </w:r>
            </w:ins>
          </w:hyperlink>
          <w:r>
            <w:rPr>
              <w:sz w:val="24"/>
              <w:szCs w:val="24"/>
            </w:rPr>
          </w:r>
          <w:ins w:id="29">
            <w:r>
              <w:rPr>
                <w:sz w:val="24"/>
                <w:szCs w:val="24"/>
              </w:rPr>
            </w:r>
          </w:ins>
        </w:p>
        <w:p>
          <w:pPr>
            <w:pStyle w:val="902"/>
            <w:pBdr/>
            <w:tabs>
              <w:tab w:val="right" w:leader="dot" w:pos="9355"/>
            </w:tabs>
            <w:spacing/>
            <w:ind/>
            <w:rPr>
              <w:ins w:id="30" w:author=""/>
              <w:sz w:val="24"/>
              <w:szCs w:val="24"/>
              <w:highlight w:val="none"/>
            </w:rPr>
          </w:pPr>
          <w:r>
            <w:rPr>
              <w:sz w:val="24"/>
              <w:szCs w:val="24"/>
            </w:rPr>
          </w:r>
          <w:hyperlink w:tooltip="#_Toc5" w:anchor="_Toc5" w:history="1">
            <w:ins w:id="31">
              <w:r>
                <w:rPr>
                  <w:rStyle w:val="899"/>
                  <w:sz w:val="24"/>
                  <w:szCs w:val="24"/>
                </w:rPr>
              </w:r>
            </w:ins>
            <w:ins w:id="32">
              <w:r>
                <w:rPr>
                  <w:rStyle w:val="899"/>
                  <w:sz w:val="24"/>
                  <w:szCs w:val="24"/>
                </w:rPr>
                <w:t xml:space="preserve">1.3 Sujet du stage</w:t>
              </w:r>
            </w:ins>
            <w:ins w:id="33">
              <w:r>
                <w:rPr>
                  <w:rStyle w:val="899"/>
                  <w:sz w:val="24"/>
                  <w:szCs w:val="24"/>
                  <w:highlight w:val="none"/>
                </w:rPr>
              </w:r>
            </w:ins>
            <w:ins w:id="34">
              <w:r>
                <w:rPr>
                  <w:sz w:val="24"/>
                  <w:szCs w:val="24"/>
                </w:rPr>
                <w:tab/>
              </w:r>
            </w:ins>
            <w:ins w:id="35">
              <w:r>
                <w:rPr>
                  <w:sz w:val="24"/>
                  <w:szCs w:val="24"/>
                </w:rPr>
                <w:fldChar w:fldCharType="begin"/>
                <w:instrText xml:space="preserve">PAGEREF _Toc5 \h</w:instrText>
                <w:fldChar w:fldCharType="separate"/>
                <w:t xml:space="preserve">7</w:t>
                <w:fldChar w:fldCharType="end"/>
              </w:r>
            </w:ins>
          </w:hyperlink>
          <w:ins w:id="36">
            <w:r>
              <w:rPr>
                <w:sz w:val="24"/>
                <w:szCs w:val="24"/>
                <w:highlight w:val="none"/>
              </w:rPr>
            </w:r>
          </w:ins>
          <w:ins w:id="37">
            <w:r>
              <w:rPr>
                <w:sz w:val="24"/>
                <w:szCs w:val="24"/>
                <w:highlight w:val="none"/>
              </w:rPr>
            </w:r>
          </w:ins>
        </w:p>
        <w:p>
          <w:pPr>
            <w:pStyle w:val="902"/>
            <w:pBdr/>
            <w:tabs>
              <w:tab w:val="right" w:leader="dot" w:pos="9355"/>
            </w:tabs>
            <w:spacing/>
            <w:ind/>
            <w:rPr>
              <w:ins w:id="38" w:author=""/>
              <w:sz w:val="24"/>
              <w:szCs w:val="24"/>
            </w:rPr>
          </w:pPr>
          <w:r>
            <w:rPr>
              <w:sz w:val="24"/>
              <w:szCs w:val="24"/>
            </w:rPr>
          </w:r>
          <w:hyperlink w:tooltip="#_Toc6" w:anchor="_Toc6" w:history="1">
            <w:ins w:id="39">
              <w:r>
                <w:rPr>
                  <w:rStyle w:val="899"/>
                  <w:sz w:val="24"/>
                  <w:szCs w:val="24"/>
                </w:rPr>
              </w:r>
            </w:ins>
            <w:ins w:id="40">
              <w:r>
                <w:rPr>
                  <w:rStyle w:val="899"/>
                  <w:sz w:val="24"/>
                  <w:szCs w:val="24"/>
                </w:rPr>
                <w:t xml:space="preserve">1.4 Outils et environnement de travail</w:t>
              </w:r>
            </w:ins>
            <w:ins w:id="41">
              <w:r>
                <w:rPr>
                  <w:rStyle w:val="899"/>
                  <w:sz w:val="24"/>
                  <w:szCs w:val="24"/>
                </w:rPr>
              </w:r>
            </w:ins>
            <w:ins w:id="42">
              <w:r>
                <w:rPr>
                  <w:sz w:val="24"/>
                  <w:szCs w:val="24"/>
                </w:rPr>
                <w:tab/>
              </w:r>
            </w:ins>
            <w:ins w:id="43">
              <w:r>
                <w:rPr>
                  <w:sz w:val="24"/>
                  <w:szCs w:val="24"/>
                </w:rPr>
                <w:fldChar w:fldCharType="begin"/>
                <w:instrText xml:space="preserve">PAGEREF _Toc6 \h</w:instrText>
                <w:fldChar w:fldCharType="separate"/>
                <w:t xml:space="preserve">7</w:t>
                <w:fldChar w:fldCharType="end"/>
              </w:r>
            </w:ins>
          </w:hyperlink>
          <w:r>
            <w:rPr>
              <w:sz w:val="24"/>
              <w:szCs w:val="24"/>
            </w:rPr>
          </w:r>
          <w:ins w:id="44">
            <w:r>
              <w:rPr>
                <w:sz w:val="24"/>
                <w:szCs w:val="24"/>
              </w:rPr>
            </w:r>
          </w:ins>
        </w:p>
        <w:p>
          <w:pPr>
            <w:pStyle w:val="901"/>
            <w:pBdr/>
            <w:tabs>
              <w:tab w:val="right" w:leader="dot" w:pos="9355"/>
            </w:tabs>
            <w:spacing/>
            <w:ind/>
            <w:rPr>
              <w:ins w:id="45" w:author=""/>
              <w:sz w:val="24"/>
              <w:szCs w:val="24"/>
            </w:rPr>
          </w:pPr>
          <w:r>
            <w:rPr>
              <w:sz w:val="24"/>
              <w:szCs w:val="24"/>
            </w:rPr>
          </w:r>
          <w:hyperlink w:tooltip="#_Toc7" w:anchor="_Toc7" w:history="1">
            <w:ins w:id="46">
              <w:r>
                <w:rPr>
                  <w:rStyle w:val="899"/>
                  <w:sz w:val="24"/>
                  <w:szCs w:val="24"/>
                </w:rPr>
              </w:r>
            </w:ins>
            <w:ins w:id="47">
              <w:r>
                <w:rPr>
                  <w:rStyle w:val="899"/>
                  <w:sz w:val="24"/>
                  <w:szCs w:val="24"/>
                </w:rPr>
                <w:t xml:space="preserve">2. Travail réalisé</w:t>
              </w:r>
            </w:ins>
            <w:ins w:id="48">
              <w:r>
                <w:rPr>
                  <w:rStyle w:val="899"/>
                  <w:sz w:val="24"/>
                  <w:szCs w:val="24"/>
                </w:rPr>
              </w:r>
            </w:ins>
            <w:ins w:id="49">
              <w:r>
                <w:rPr>
                  <w:sz w:val="24"/>
                  <w:szCs w:val="24"/>
                </w:rPr>
                <w:tab/>
              </w:r>
            </w:ins>
            <w:ins w:id="50">
              <w:r>
                <w:rPr>
                  <w:sz w:val="24"/>
                  <w:szCs w:val="24"/>
                </w:rPr>
                <w:fldChar w:fldCharType="begin"/>
                <w:instrText xml:space="preserve">PAGEREF _Toc7 \h</w:instrText>
                <w:fldChar w:fldCharType="separate"/>
                <w:t xml:space="preserve">8</w:t>
                <w:fldChar w:fldCharType="end"/>
              </w:r>
            </w:ins>
          </w:hyperlink>
          <w:r>
            <w:rPr>
              <w:sz w:val="24"/>
              <w:szCs w:val="24"/>
            </w:rPr>
          </w:r>
          <w:ins w:id="51">
            <w:r>
              <w:rPr>
                <w:sz w:val="24"/>
                <w:szCs w:val="24"/>
              </w:rPr>
            </w:r>
          </w:ins>
        </w:p>
        <w:p>
          <w:pPr>
            <w:pStyle w:val="902"/>
            <w:pBdr/>
            <w:tabs>
              <w:tab w:val="right" w:leader="dot" w:pos="9355"/>
            </w:tabs>
            <w:spacing/>
            <w:ind/>
            <w:rPr>
              <w:ins w:id="52" w:author=""/>
              <w:sz w:val="24"/>
              <w:szCs w:val="24"/>
            </w:rPr>
          </w:pPr>
          <w:r>
            <w:rPr>
              <w:sz w:val="24"/>
              <w:szCs w:val="24"/>
            </w:rPr>
          </w:r>
          <w:hyperlink w:tooltip="#_Toc8" w:anchor="_Toc8" w:history="1">
            <w:ins w:id="53">
              <w:r>
                <w:rPr>
                  <w:rStyle w:val="899"/>
                  <w:sz w:val="24"/>
                  <w:szCs w:val="24"/>
                </w:rPr>
              </w:r>
            </w:ins>
            <w:ins w:id="54">
              <w:r>
                <w:rPr>
                  <w:rStyle w:val="899"/>
                  <w:sz w:val="24"/>
                  <w:szCs w:val="24"/>
                </w:rPr>
                <w:t xml:space="preserve">2.1 Gestion des matériaux</w:t>
              </w:r>
            </w:ins>
            <w:ins w:id="55">
              <w:r>
                <w:rPr>
                  <w:rStyle w:val="899"/>
                  <w:sz w:val="24"/>
                  <w:szCs w:val="24"/>
                </w:rPr>
              </w:r>
            </w:ins>
            <w:ins w:id="56">
              <w:r>
                <w:rPr>
                  <w:sz w:val="24"/>
                  <w:szCs w:val="24"/>
                </w:rPr>
                <w:tab/>
              </w:r>
            </w:ins>
            <w:ins w:id="57">
              <w:r>
                <w:rPr>
                  <w:sz w:val="24"/>
                  <w:szCs w:val="24"/>
                </w:rPr>
                <w:fldChar w:fldCharType="begin"/>
                <w:instrText xml:space="preserve">PAGEREF _Toc8 \h</w:instrText>
                <w:fldChar w:fldCharType="separate"/>
                <w:t xml:space="preserve">8</w:t>
                <w:fldChar w:fldCharType="end"/>
              </w:r>
            </w:ins>
          </w:hyperlink>
          <w:r>
            <w:rPr>
              <w:sz w:val="24"/>
              <w:szCs w:val="24"/>
            </w:rPr>
          </w:r>
          <w:ins w:id="58">
            <w:r>
              <w:rPr>
                <w:sz w:val="24"/>
                <w:szCs w:val="24"/>
              </w:rPr>
            </w:r>
          </w:ins>
        </w:p>
        <w:p>
          <w:pPr>
            <w:pStyle w:val="902"/>
            <w:pBdr/>
            <w:tabs>
              <w:tab w:val="right" w:leader="dot" w:pos="9355"/>
            </w:tabs>
            <w:spacing/>
            <w:ind/>
            <w:rPr>
              <w:ins w:id="59" w:author=""/>
              <w:sz w:val="24"/>
              <w:szCs w:val="24"/>
              <w:highlight w:val="none"/>
            </w:rPr>
          </w:pPr>
          <w:r>
            <w:rPr>
              <w:sz w:val="24"/>
              <w:szCs w:val="24"/>
            </w:rPr>
          </w:r>
          <w:hyperlink w:tooltip="#_Toc9" w:anchor="_Toc9" w:history="1">
            <w:ins w:id="60">
              <w:r>
                <w:rPr>
                  <w:rStyle w:val="899"/>
                  <w:sz w:val="24"/>
                  <w:szCs w:val="24"/>
                </w:rPr>
              </w:r>
            </w:ins>
            <w:ins w:id="61">
              <w:r>
                <w:rPr>
                  <w:rStyle w:val="899"/>
                  <w:sz w:val="24"/>
                  <w:szCs w:val="24"/>
                </w:rPr>
                <w:t xml:space="preserve">2.2 Intégration de l’éclairement global</w:t>
              </w:r>
            </w:ins>
            <w:ins w:id="62">
              <w:r>
                <w:rPr>
                  <w:rStyle w:val="899"/>
                  <w:sz w:val="24"/>
                  <w:szCs w:val="24"/>
                  <w:highlight w:val="none"/>
                </w:rPr>
              </w:r>
            </w:ins>
            <w:ins w:id="63">
              <w:r>
                <w:rPr>
                  <w:sz w:val="24"/>
                  <w:szCs w:val="24"/>
                </w:rPr>
                <w:tab/>
              </w:r>
            </w:ins>
            <w:ins w:id="64">
              <w:r>
                <w:rPr>
                  <w:sz w:val="24"/>
                  <w:szCs w:val="24"/>
                </w:rPr>
                <w:fldChar w:fldCharType="begin"/>
                <w:instrText xml:space="preserve">PAGEREF _Toc9 \h</w:instrText>
                <w:fldChar w:fldCharType="separate"/>
                <w:t xml:space="preserve">9</w:t>
                <w:fldChar w:fldCharType="end"/>
              </w:r>
            </w:ins>
          </w:hyperlink>
          <w:ins w:id="65">
            <w:r>
              <w:rPr>
                <w:sz w:val="24"/>
                <w:szCs w:val="24"/>
                <w:highlight w:val="none"/>
              </w:rPr>
            </w:r>
          </w:ins>
          <w:ins w:id="66">
            <w:r>
              <w:rPr>
                <w:sz w:val="24"/>
                <w:szCs w:val="24"/>
                <w:highlight w:val="none"/>
              </w:rPr>
            </w:r>
          </w:ins>
        </w:p>
        <w:p>
          <w:pPr>
            <w:pStyle w:val="903"/>
            <w:pBdr/>
            <w:tabs>
              <w:tab w:val="right" w:leader="dot" w:pos="9355"/>
            </w:tabs>
            <w:spacing/>
            <w:ind/>
            <w:rPr>
              <w:ins w:id="67" w:author=""/>
              <w:sz w:val="24"/>
              <w:szCs w:val="24"/>
              <w14:ligatures w14:val="none"/>
            </w:rPr>
          </w:pPr>
          <w:r>
            <w:rPr>
              <w:sz w:val="24"/>
              <w:szCs w:val="24"/>
            </w:rPr>
          </w:r>
          <w:hyperlink w:tooltip="#_Toc10" w:anchor="_Toc10" w:history="1">
            <w:ins w:id="68">
              <w:r>
                <w:rPr>
                  <w:rStyle w:val="899"/>
                  <w:sz w:val="24"/>
                  <w:szCs w:val="24"/>
                </w:rPr>
              </w:r>
            </w:ins>
            <w:ins w:id="69">
              <w:r>
                <w:rPr>
                  <w:rStyle w:val="899"/>
                  <w:sz w:val="24"/>
                  <w:szCs w:val="24"/>
                </w:rPr>
                <w:t xml:space="preserve">2.2.1 Techniques intéressantes</w:t>
              </w:r>
            </w:ins>
            <w:ins w:id="70">
              <w:r>
                <w:rPr>
                  <w:rStyle w:val="899"/>
                  <w:sz w:val="24"/>
                  <w:szCs w:val="24"/>
                  <w14:ligatures w14:val="none"/>
                </w:rPr>
              </w:r>
            </w:ins>
            <w:ins w:id="71">
              <w:r>
                <w:rPr>
                  <w:sz w:val="24"/>
                  <w:szCs w:val="24"/>
                </w:rPr>
                <w:tab/>
              </w:r>
            </w:ins>
            <w:ins w:id="72">
              <w:r>
                <w:rPr>
                  <w:sz w:val="24"/>
                  <w:szCs w:val="24"/>
                </w:rPr>
                <w:fldChar w:fldCharType="begin"/>
                <w:instrText xml:space="preserve">PAGEREF _Toc10 \h</w:instrText>
                <w:fldChar w:fldCharType="separate"/>
                <w:t xml:space="preserve">9</w:t>
                <w:fldChar w:fldCharType="end"/>
              </w:r>
            </w:ins>
          </w:hyperlink>
          <w:ins w:id="73">
            <w:r>
              <w:rPr>
                <w:sz w:val="24"/>
                <w:szCs w:val="24"/>
                <w14:ligatures w14:val="none"/>
              </w:rPr>
            </w:r>
          </w:ins>
          <w:ins w:id="74">
            <w:r>
              <w:rPr>
                <w:sz w:val="24"/>
                <w:szCs w:val="24"/>
                <w14:ligatures w14:val="none"/>
              </w:rPr>
            </w:r>
          </w:ins>
        </w:p>
        <w:p>
          <w:pPr>
            <w:pStyle w:val="903"/>
            <w:pBdr/>
            <w:tabs>
              <w:tab w:val="right" w:leader="dot" w:pos="9355"/>
            </w:tabs>
            <w:spacing/>
            <w:ind/>
            <w:rPr>
              <w:ins w:id="75" w:author=""/>
              <w:sz w:val="24"/>
              <w:szCs w:val="24"/>
              <w:highlight w:val="none"/>
            </w:rPr>
          </w:pPr>
          <w:r>
            <w:rPr>
              <w:sz w:val="24"/>
              <w:szCs w:val="24"/>
            </w:rPr>
          </w:r>
          <w:hyperlink w:tooltip="#_Toc11" w:anchor="_Toc11" w:history="1">
            <w:ins w:id="76">
              <w:r>
                <w:rPr>
                  <w:rStyle w:val="899"/>
                  <w:sz w:val="24"/>
                  <w:szCs w:val="24"/>
                </w:rPr>
              </w:r>
            </w:ins>
            <w:ins w:id="77">
              <w:r>
                <w:rPr>
                  <w:rStyle w:val="899"/>
                  <w:sz w:val="24"/>
                  <w:szCs w:val="24"/>
                </w:rPr>
                <w:t xml:space="preserve">2.2.2 Light Probe Volume</w:t>
              </w:r>
            </w:ins>
            <w:ins w:id="78">
              <w:r>
                <w:rPr>
                  <w:rStyle w:val="899"/>
                  <w:sz w:val="24"/>
                  <w:szCs w:val="24"/>
                </w:rPr>
              </w:r>
            </w:ins>
            <w:ins w:id="79">
              <w:r>
                <w:rPr>
                  <w:sz w:val="24"/>
                  <w:szCs w:val="24"/>
                </w:rPr>
                <w:tab/>
              </w:r>
            </w:ins>
            <w:ins w:id="80">
              <w:r>
                <w:rPr>
                  <w:sz w:val="24"/>
                  <w:szCs w:val="24"/>
                </w:rPr>
                <w:fldChar w:fldCharType="begin"/>
                <w:instrText xml:space="preserve">PAGEREF _Toc11 \h</w:instrText>
                <w:fldChar w:fldCharType="separate"/>
                <w:t xml:space="preserve">13</w:t>
                <w:fldChar w:fldCharType="end"/>
              </w:r>
            </w:ins>
          </w:hyperlink>
          <w:ins w:id="81">
            <w:r>
              <w:rPr>
                <w:sz w:val="24"/>
                <w:szCs w:val="24"/>
                <w:highlight w:val="none"/>
              </w:rPr>
            </w:r>
          </w:ins>
          <w:ins w:id="82">
            <w:r>
              <w:rPr>
                <w:sz w:val="24"/>
                <w:szCs w:val="24"/>
                <w:highlight w:val="none"/>
              </w:rPr>
            </w:r>
          </w:ins>
        </w:p>
        <w:p>
          <w:pPr>
            <w:pStyle w:val="904"/>
            <w:pBdr/>
            <w:tabs>
              <w:tab w:val="right" w:leader="dot" w:pos="9355"/>
            </w:tabs>
            <w:spacing/>
            <w:ind/>
            <w:rPr>
              <w:ins w:id="83" w:author=""/>
              <w:sz w:val="24"/>
              <w:szCs w:val="24"/>
              <w:highlight w:val="none"/>
            </w:rPr>
          </w:pPr>
          <w:r>
            <w:rPr>
              <w:sz w:val="24"/>
              <w:szCs w:val="24"/>
            </w:rPr>
          </w:r>
          <w:hyperlink w:tooltip="#_Toc12" w:anchor="_Toc12" w:history="1">
            <w:ins w:id="84">
              <w:r>
                <w:rPr>
                  <w:rStyle w:val="899"/>
                  <w:sz w:val="24"/>
                  <w:szCs w:val="24"/>
                </w:rPr>
              </w:r>
            </w:ins>
            <w:ins w:id="85">
              <w:r>
                <w:rPr>
                  <w:rStyle w:val="899"/>
                  <w:sz w:val="24"/>
                  <w:szCs w:val="24"/>
                  <w:highlight w:val="none"/>
                </w:rPr>
                <w:t xml:space="preserve">2.2.2.1 Baking</w:t>
              </w:r>
            </w:ins>
            <w:ins w:id="86">
              <w:r>
                <w:rPr>
                  <w:rStyle w:val="899"/>
                  <w:sz w:val="24"/>
                  <w:szCs w:val="24"/>
                  <w:highlight w:val="none"/>
                </w:rPr>
              </w:r>
            </w:ins>
            <w:ins w:id="87">
              <w:r>
                <w:rPr>
                  <w:sz w:val="24"/>
                  <w:szCs w:val="24"/>
                </w:rPr>
                <w:tab/>
              </w:r>
            </w:ins>
            <w:ins w:id="88">
              <w:r>
                <w:rPr>
                  <w:sz w:val="24"/>
                  <w:szCs w:val="24"/>
                </w:rPr>
                <w:fldChar w:fldCharType="begin"/>
                <w:instrText xml:space="preserve">PAGEREF _Toc12 \h</w:instrText>
                <w:fldChar w:fldCharType="separate"/>
                <w:t xml:space="preserve">14</w:t>
                <w:fldChar w:fldCharType="end"/>
              </w:r>
            </w:ins>
          </w:hyperlink>
          <w:ins w:id="89">
            <w:r>
              <w:rPr>
                <w:sz w:val="24"/>
                <w:szCs w:val="24"/>
                <w:highlight w:val="none"/>
              </w:rPr>
            </w:r>
          </w:ins>
          <w:ins w:id="90">
            <w:r>
              <w:rPr>
                <w:sz w:val="24"/>
                <w:szCs w:val="24"/>
                <w:highlight w:val="none"/>
              </w:rPr>
            </w:r>
          </w:ins>
        </w:p>
        <w:p>
          <w:pPr>
            <w:pStyle w:val="904"/>
            <w:pBdr/>
            <w:tabs>
              <w:tab w:val="right" w:leader="dot" w:pos="9355"/>
            </w:tabs>
            <w:spacing/>
            <w:ind/>
            <w:rPr>
              <w:ins w:id="91" w:author=""/>
              <w:sz w:val="24"/>
              <w:szCs w:val="24"/>
              <w:highlight w:val="none"/>
              <w14:ligatures w14:val="none"/>
            </w:rPr>
          </w:pPr>
          <w:r>
            <w:rPr>
              <w:sz w:val="24"/>
              <w:szCs w:val="24"/>
            </w:rPr>
          </w:r>
          <w:hyperlink w:tooltip="#_Toc13" w:anchor="_Toc13" w:history="1">
            <w:ins w:id="92">
              <w:r>
                <w:rPr>
                  <w:rStyle w:val="899"/>
                  <w:sz w:val="24"/>
                  <w:szCs w:val="24"/>
                </w:rPr>
              </w:r>
            </w:ins>
            <w:ins w:id="93">
              <w:r>
                <w:rPr>
                  <w:rStyle w:val="899"/>
                  <w:sz w:val="24"/>
                  <w:szCs w:val="24"/>
                  <w:highlight w:val="none"/>
                </w:rPr>
                <w:t xml:space="preserve">2.2.2.2 Sampling</w:t>
              </w:r>
            </w:ins>
            <w:ins w:id="94">
              <w:r>
                <w:rPr>
                  <w:rStyle w:val="899"/>
                  <w:sz w:val="24"/>
                  <w:szCs w:val="24"/>
                  <w:highlight w:val="none"/>
                  <w14:ligatures w14:val="none"/>
                </w:rPr>
              </w:r>
            </w:ins>
            <w:ins w:id="95">
              <w:r>
                <w:rPr>
                  <w:sz w:val="24"/>
                  <w:szCs w:val="24"/>
                </w:rPr>
                <w:tab/>
              </w:r>
            </w:ins>
            <w:ins w:id="96">
              <w:r>
                <w:rPr>
                  <w:sz w:val="24"/>
                  <w:szCs w:val="24"/>
                </w:rPr>
                <w:fldChar w:fldCharType="begin"/>
                <w:instrText xml:space="preserve">PAGEREF _Toc13 \h</w:instrText>
                <w:fldChar w:fldCharType="separate"/>
                <w:t xml:space="preserve">17</w:t>
                <w:fldChar w:fldCharType="end"/>
              </w:r>
            </w:ins>
          </w:hyperlink>
          <w:ins w:id="97">
            <w:r>
              <w:rPr>
                <w:sz w:val="24"/>
                <w:szCs w:val="24"/>
                <w:highlight w:val="none"/>
                <w14:ligatures w14:val="none"/>
              </w:rPr>
            </w:r>
          </w:ins>
          <w:ins w:id="98">
            <w:r>
              <w:rPr>
                <w:sz w:val="24"/>
                <w:szCs w:val="24"/>
                <w:highlight w:val="none"/>
                <w14:ligatures w14:val="none"/>
              </w:rPr>
            </w:r>
          </w:ins>
        </w:p>
        <w:p>
          <w:pPr>
            <w:pStyle w:val="903"/>
            <w:pBdr/>
            <w:tabs>
              <w:tab w:val="right" w:leader="dot" w:pos="9355"/>
            </w:tabs>
            <w:spacing/>
            <w:ind/>
            <w:rPr>
              <w:ins w:id="99" w:author=""/>
              <w:sz w:val="24"/>
              <w:szCs w:val="24"/>
            </w:rPr>
          </w:pPr>
          <w:r>
            <w:rPr>
              <w:sz w:val="24"/>
              <w:szCs w:val="24"/>
            </w:rPr>
          </w:r>
          <w:hyperlink w:tooltip="#_Toc14" w:anchor="_Toc14" w:history="1">
            <w:ins w:id="100">
              <w:r>
                <w:rPr>
                  <w:rStyle w:val="899"/>
                  <w:sz w:val="24"/>
                  <w:szCs w:val="24"/>
                </w:rPr>
              </w:r>
            </w:ins>
            <w:ins w:id="101">
              <w:r>
                <w:rPr>
                  <w:rStyle w:val="899"/>
                  <w:sz w:val="24"/>
                  <w:szCs w:val="24"/>
                </w:rPr>
                <w:t xml:space="preserve">2.2.3 Résultats</w:t>
              </w:r>
            </w:ins>
            <w:ins w:id="102">
              <w:r>
                <w:rPr>
                  <w:rStyle w:val="899"/>
                  <w:sz w:val="24"/>
                  <w:szCs w:val="24"/>
                </w:rPr>
              </w:r>
            </w:ins>
            <w:ins w:id="103">
              <w:r>
                <w:rPr>
                  <w:sz w:val="24"/>
                  <w:szCs w:val="24"/>
                </w:rPr>
                <w:tab/>
              </w:r>
            </w:ins>
            <w:ins w:id="104">
              <w:r>
                <w:rPr>
                  <w:sz w:val="24"/>
                  <w:szCs w:val="24"/>
                </w:rPr>
                <w:fldChar w:fldCharType="begin"/>
                <w:instrText xml:space="preserve">PAGEREF _Toc14 \h</w:instrText>
                <w:fldChar w:fldCharType="separate"/>
                <w:t xml:space="preserve">17</w:t>
                <w:fldChar w:fldCharType="end"/>
              </w:r>
            </w:ins>
          </w:hyperlink>
          <w:r>
            <w:rPr>
              <w:sz w:val="24"/>
              <w:szCs w:val="24"/>
            </w:rPr>
          </w:r>
          <w:ins w:id="105">
            <w:r>
              <w:rPr>
                <w:sz w:val="24"/>
                <w:szCs w:val="24"/>
              </w:rPr>
            </w:r>
          </w:ins>
        </w:p>
        <w:p>
          <w:pPr>
            <w:pStyle w:val="901"/>
            <w:pBdr/>
            <w:tabs>
              <w:tab w:val="right" w:leader="dot" w:pos="9355"/>
            </w:tabs>
            <w:spacing/>
            <w:ind/>
            <w:rPr>
              <w:ins w:id="106" w:author=""/>
              <w:sz w:val="24"/>
              <w:szCs w:val="24"/>
            </w:rPr>
          </w:pPr>
          <w:r>
            <w:rPr>
              <w:sz w:val="24"/>
              <w:szCs w:val="24"/>
            </w:rPr>
          </w:r>
          <w:hyperlink w:tooltip="#_Toc15" w:anchor="_Toc15" w:history="1">
            <w:ins w:id="107">
              <w:r>
                <w:rPr>
                  <w:rStyle w:val="899"/>
                  <w:sz w:val="24"/>
                  <w:szCs w:val="24"/>
                </w:rPr>
              </w:r>
            </w:ins>
            <w:ins w:id="108">
              <w:r>
                <w:rPr>
                  <w:rStyle w:val="899"/>
                  <w:sz w:val="24"/>
                  <w:szCs w:val="24"/>
                </w:rPr>
                <w:t xml:space="preserve">3. Conclusion</w:t>
              </w:r>
            </w:ins>
            <w:ins w:id="109">
              <w:r>
                <w:rPr>
                  <w:rStyle w:val="899"/>
                  <w:sz w:val="24"/>
                  <w:szCs w:val="24"/>
                </w:rPr>
              </w:r>
            </w:ins>
            <w:ins w:id="110">
              <w:r>
                <w:rPr>
                  <w:sz w:val="24"/>
                  <w:szCs w:val="24"/>
                </w:rPr>
                <w:tab/>
              </w:r>
            </w:ins>
            <w:ins w:id="111">
              <w:r>
                <w:rPr>
                  <w:sz w:val="24"/>
                  <w:szCs w:val="24"/>
                </w:rPr>
                <w:fldChar w:fldCharType="begin"/>
                <w:instrText xml:space="preserve">PAGEREF _Toc15 \h</w:instrText>
                <w:fldChar w:fldCharType="separate"/>
                <w:t xml:space="preserve">17</w:t>
                <w:fldChar w:fldCharType="end"/>
              </w:r>
            </w:ins>
          </w:hyperlink>
          <w:r>
            <w:rPr>
              <w:sz w:val="24"/>
              <w:szCs w:val="24"/>
            </w:rPr>
          </w:r>
          <w:ins w:id="112">
            <w:r>
              <w:rPr>
                <w:sz w:val="24"/>
                <w:szCs w:val="24"/>
              </w:rPr>
            </w:r>
          </w:ins>
        </w:p>
        <w:p>
          <w:pPr>
            <w:pStyle w:val="901"/>
            <w:pBdr/>
            <w:tabs>
              <w:tab w:val="right" w:leader="dot" w:pos="9355"/>
            </w:tabs>
            <w:spacing/>
            <w:ind/>
            <w:rPr>
              <w:ins w:id="113" w:author=""/>
              <w:sz w:val="24"/>
              <w:szCs w:val="24"/>
            </w:rPr>
          </w:pPr>
          <w:r>
            <w:rPr>
              <w:sz w:val="24"/>
              <w:szCs w:val="24"/>
            </w:rPr>
          </w:r>
          <w:hyperlink w:tooltip="#_Toc16" w:anchor="_Toc16" w:history="1">
            <w:ins w:id="114">
              <w:r>
                <w:rPr>
                  <w:rStyle w:val="899"/>
                  <w:sz w:val="24"/>
                  <w:szCs w:val="24"/>
                </w:rPr>
              </w:r>
            </w:ins>
            <w:ins w:id="115">
              <w:r>
                <w:rPr>
                  <w:rStyle w:val="899"/>
                  <w:sz w:val="24"/>
                  <w:szCs w:val="24"/>
                </w:rPr>
                <w:t xml:space="preserve">Sources</w:t>
              </w:r>
            </w:ins>
            <w:ins w:id="116">
              <w:r>
                <w:rPr>
                  <w:rStyle w:val="899"/>
                  <w:sz w:val="24"/>
                  <w:szCs w:val="24"/>
                </w:rPr>
              </w:r>
            </w:ins>
            <w:ins w:id="117">
              <w:r>
                <w:rPr>
                  <w:sz w:val="24"/>
                  <w:szCs w:val="24"/>
                </w:rPr>
                <w:tab/>
              </w:r>
            </w:ins>
            <w:ins w:id="118">
              <w:r>
                <w:rPr>
                  <w:sz w:val="24"/>
                  <w:szCs w:val="24"/>
                </w:rPr>
                <w:fldChar w:fldCharType="begin"/>
                <w:instrText xml:space="preserve">PAGEREF _Toc16 \h</w:instrText>
                <w:fldChar w:fldCharType="separate"/>
                <w:t xml:space="preserve">17</w:t>
                <w:fldChar w:fldCharType="end"/>
              </w:r>
            </w:ins>
          </w:hyperlink>
          <w:r>
            <w:rPr>
              <w:sz w:val="24"/>
              <w:szCs w:val="24"/>
            </w:rPr>
          </w:r>
          <w:ins w:id="119">
            <w:r>
              <w:rPr>
                <w:sz w:val="24"/>
                <w:szCs w:val="24"/>
              </w:rPr>
            </w:r>
          </w:ins>
        </w:p>
        <w:p>
          <w:pPr>
            <w:pStyle w:val="901"/>
            <w:pBdr/>
            <w:tabs>
              <w:tab w:val="right" w:leader="dot" w:pos="9355"/>
            </w:tabs>
            <w:spacing/>
            <w:ind/>
            <w:rPr>
              <w:ins w:id="120" w:author=""/>
              <w:sz w:val="24"/>
              <w:szCs w:val="24"/>
            </w:rPr>
          </w:pPr>
          <w:r>
            <w:rPr>
              <w:sz w:val="24"/>
              <w:szCs w:val="24"/>
            </w:rPr>
          </w:r>
          <w:hyperlink w:tooltip="#_Toc17" w:anchor="_Toc17" w:history="1">
            <w:ins w:id="121">
              <w:r>
                <w:rPr>
                  <w:rStyle w:val="899"/>
                  <w:sz w:val="24"/>
                  <w:szCs w:val="24"/>
                </w:rPr>
              </w:r>
            </w:ins>
            <w:ins w:id="122">
              <w:r>
                <w:rPr>
                  <w:rStyle w:val="899"/>
                  <w:sz w:val="24"/>
                  <w:szCs w:val="24"/>
                </w:rPr>
                <w:t xml:space="preserve">Table des figures</w:t>
              </w:r>
            </w:ins>
            <w:ins w:id="123">
              <w:r>
                <w:rPr>
                  <w:rStyle w:val="899"/>
                  <w:sz w:val="24"/>
                  <w:szCs w:val="24"/>
                </w:rPr>
              </w:r>
            </w:ins>
            <w:ins w:id="124">
              <w:r>
                <w:rPr>
                  <w:sz w:val="24"/>
                  <w:szCs w:val="24"/>
                </w:rPr>
                <w:tab/>
              </w:r>
            </w:ins>
            <w:ins w:id="125">
              <w:r>
                <w:rPr>
                  <w:sz w:val="24"/>
                  <w:szCs w:val="24"/>
                </w:rPr>
                <w:fldChar w:fldCharType="begin"/>
                <w:instrText xml:space="preserve">PAGEREF _Toc17 \h</w:instrText>
                <w:fldChar w:fldCharType="separate"/>
                <w:t xml:space="preserve">17</w:t>
                <w:fldChar w:fldCharType="end"/>
              </w:r>
            </w:ins>
          </w:hyperlink>
          <w:r>
            <w:rPr>
              <w:sz w:val="24"/>
              <w:szCs w:val="24"/>
            </w:rPr>
          </w:r>
          <w:ins w:id="126">
            <w:r>
              <w:rPr>
                <w:sz w:val="24"/>
                <w:szCs w:val="24"/>
              </w:rPr>
            </w:r>
          </w:ins>
        </w:p>
        <w:p>
          <w:pPr>
            <w:pStyle w:val="901"/>
            <w:pBdr/>
            <w:tabs>
              <w:tab w:val="right" w:leader="dot" w:pos="9355"/>
            </w:tabs>
            <w:spacing/>
            <w:ind/>
            <w:rPr>
              <w:ins w:id="127" w:author=""/>
              <w:sz w:val="24"/>
              <w:szCs w:val="24"/>
            </w:rPr>
          </w:pPr>
          <w:r>
            <w:rPr>
              <w:sz w:val="24"/>
              <w:szCs w:val="24"/>
            </w:rPr>
          </w:r>
          <w:hyperlink w:tooltip="#_Toc18" w:anchor="_Toc18" w:history="1">
            <w:ins w:id="128">
              <w:r>
                <w:rPr>
                  <w:rStyle w:val="899"/>
                  <w:sz w:val="24"/>
                  <w:szCs w:val="24"/>
                </w:rPr>
              </w:r>
            </w:ins>
            <w:ins w:id="129">
              <w:r>
                <w:rPr>
                  <w:rStyle w:val="899"/>
                  <w:sz w:val="24"/>
                  <w:szCs w:val="24"/>
                </w:rPr>
                <w:t xml:space="preserve">Annexes</w:t>
              </w:r>
            </w:ins>
            <w:ins w:id="130">
              <w:r>
                <w:rPr>
                  <w:rStyle w:val="899"/>
                  <w:sz w:val="24"/>
                  <w:szCs w:val="24"/>
                </w:rPr>
              </w:r>
            </w:ins>
            <w:ins w:id="131">
              <w:r>
                <w:rPr>
                  <w:sz w:val="24"/>
                  <w:szCs w:val="24"/>
                </w:rPr>
                <w:tab/>
              </w:r>
            </w:ins>
            <w:ins w:id="132">
              <w:r>
                <w:rPr>
                  <w:sz w:val="24"/>
                  <w:szCs w:val="24"/>
                </w:rPr>
                <w:fldChar w:fldCharType="begin"/>
                <w:instrText xml:space="preserve">PAGEREF _Toc18 \h</w:instrText>
                <w:fldChar w:fldCharType="separate"/>
                <w:t xml:space="preserve">18</w:t>
                <w:fldChar w:fldCharType="end"/>
              </w:r>
            </w:ins>
          </w:hyperlink>
          <w:r>
            <w:rPr>
              <w:sz w:val="24"/>
              <w:szCs w:val="24"/>
            </w:rPr>
          </w:r>
          <w:ins w:id="133">
            <w:r>
              <w:rPr>
                <w:sz w:val="24"/>
                <w:szCs w:val="24"/>
              </w:rPr>
            </w:r>
          </w:ins>
        </w:p>
        <w:p>
          <w:pPr>
            <w:pBdr/>
            <w:spacing/>
            <w:ind/>
            <w:rPr>
              <w:ins w:id="134" w:author=""/>
              <w:b w:val="0"/>
              <w:bCs w:val="0"/>
              <w:sz w:val="24"/>
              <w:szCs w:val="24"/>
              <w:highlight w:val="none"/>
            </w:rPr>
          </w:pPr>
          <w:r>
            <w:rPr>
              <w:sz w:val="24"/>
              <w:szCs w:val="24"/>
              <w:highlight w:val="none"/>
              <w14:ligatures w14:val="none"/>
            </w:rPr>
          </w:r>
          <w:r>
            <w:rPr>
              <w:sz w:val="24"/>
              <w:szCs w:val="24"/>
            </w:rPr>
            <w:fldChar w:fldCharType="end"/>
          </w:r>
          <w:r>
            <w:rPr>
              <w:b w:val="0"/>
              <w:bCs w:val="0"/>
              <w:sz w:val="24"/>
              <w:szCs w:val="24"/>
              <w:highlight w:val="none"/>
            </w:rPr>
          </w:r>
          <w:ins w:id="135">
            <w:r>
              <w:rPr>
                <w:b w:val="0"/>
                <w:bCs w:val="0"/>
                <w:sz w:val="24"/>
                <w:szCs w:val="24"/>
                <w:highlight w:val="none"/>
              </w:rPr>
            </w:r>
          </w:ins>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4"/>
        <w:pBdr/>
        <w:spacing/>
        <w:ind w:right="0" w:firstLine="0" w:left="0"/>
        <w:rPr>
          <w:highlight w:val="none"/>
          <w14:ligatures w14:val="none"/>
        </w:rPr>
      </w:pPr>
      <w:r>
        <w:rPr>
          <w:highlight w:val="none"/>
        </w:rPr>
        <w:t xml:space="preserve">Remerciements</w:t>
      </w:r>
      <w:r>
        <w:rPr>
          <w:highlight w:val="none"/>
          <w14:ligatures w14:val="none"/>
        </w:rPr>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4"/>
        <w:pBdr/>
        <w:spacing/>
        <w:ind w:firstLine="0" w:left="0"/>
        <w:rPr/>
      </w:pPr>
      <w:r>
        <w:rPr>
          <w:highlight w:val="none"/>
        </w:rPr>
        <w:t xml:space="preserve">1. Introduction</w:t>
      </w:r>
      <w:r>
        <w:rPr>
          <w:highlight w:val="none"/>
        </w:rPr>
      </w:r>
      <w:r/>
    </w:p>
    <w:p>
      <w:pPr>
        <w:pStyle w:val="855"/>
        <w:pBdr/>
        <w:spacing/>
        <w:ind/>
        <w:rPr>
          <w14:ligatures w14:val="none"/>
        </w:rPr>
      </w:pPr>
      <w:r>
        <w:t xml:space="preserve">1.1 Présentation de l’entreprise</w:t>
      </w:r>
      <w:r>
        <w:rPr>
          <w14:ligatures w14:val="none"/>
        </w:rPr>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92"/>
        <w:pBdr/>
        <w:spacing/>
        <w:ind/>
        <w:jc w:val="center"/>
        <w:rPr/>
      </w:pPr>
      <w:r/>
      <w:bookmarkStart w:id="6" w:name="_Toc1"/>
      <w:r>
        <w:t xml:space="preserve">Figure </w:t>
      </w:r>
      <w:r>
        <w:fldChar w:fldCharType="begin"/>
        <w:instrText xml:space="preserve"> SEQ Figure \* Arabic </w:instrText>
        <w:fldChar w:fldCharType="separate"/>
      </w:r>
      <w:ins w:id="136">
        <w:r>
          <w:t xml:space="preserve">1</w:t>
        </w:r>
      </w:ins>
      <w:r>
        <w:fldChar w:fldCharType="end"/>
      </w:r>
      <w:r>
        <w:t xml:space="preserve"> : Équipes et thématiques </w:t>
      </w:r>
      <w:bookmarkEnd w:id="6"/>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55"/>
        <w:pBdr/>
        <w:spacing/>
        <w:ind/>
        <w:rPr/>
      </w:pPr>
      <w:r>
        <w:t xml:space="preserve">1.2 Contexte </w:t>
      </w:r>
      <w:r/>
    </w:p>
    <w:p>
      <w:pPr>
        <w:pBdr/>
        <w:spacing w:line="240" w:lineRule="auto"/>
        <w:ind/>
        <w:rPr>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portative,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pour permettre au guide de préparer la visite :</w:t>
      </w:r>
      <w:r>
        <w:rPr>
          <w:sz w:val="24"/>
          <w:szCs w:val="24"/>
          <w:highlight w:val="none"/>
        </w:rPr>
        <w:br/>
        <w:t xml:space="preserve">Son objectif n’est pas de recréer Blender, mais 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2"/>
        <w:pBdr/>
        <w:spacing/>
        <w:ind/>
        <w:jc w:val="center"/>
        <w:rPr/>
      </w:pPr>
      <w:r/>
      <w:bookmarkStart w:id="7" w:name="_Toc2"/>
      <w:r>
        <w:t xml:space="preserve">Figure </w:t>
      </w:r>
      <w:r>
        <w:fldChar w:fldCharType="begin"/>
        <w:instrText xml:space="preserve"> SEQ Figure \* Arabic </w:instrText>
        <w:fldChar w:fldCharType="separate"/>
      </w:r>
      <w:ins w:id="137">
        <w:r>
          <w:t xml:space="preserve">2</w:t>
        </w:r>
      </w:ins>
      <w:r>
        <w:fldChar w:fldCharType="end"/>
      </w:r>
      <w:r>
        <w:t xml:space="preserve"> : Partie éditeur de HERA </w:t>
      </w:r>
      <w:bookmarkEnd w:id="7"/>
      <w:r/>
      <w:r/>
    </w:p>
    <w:p>
      <w:pPr>
        <w:pBdr/>
        <w:spacing/>
        <w:ind/>
        <w:rPr>
          <w:b w:val="0"/>
          <w:bCs w:val="0"/>
          <w:sz w:val="24"/>
          <w:szCs w:val="24"/>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de profiter de la visite. Il s’agit simplement de calibrer la scène en plaçant la caméra par rapport à un repère prévu, et ainsi profiter de la scène en réalité augmenté sur son appareil.</w:t>
      </w:r>
      <w:r>
        <w:rPr>
          <w:b w:val="0"/>
          <w:bCs w:val="0"/>
          <w:sz w:val="24"/>
          <w:szCs w:val="24"/>
        </w:rPr>
      </w:r>
      <w:r>
        <w:rPr>
          <w:b w:val="0"/>
          <w:bCs w:val="0"/>
          <w:sz w:val="24"/>
          <w:szCs w:val="24"/>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92"/>
        <w:pBdr/>
        <w:spacing/>
        <w:ind/>
        <w:jc w:val="center"/>
        <w:rPr/>
      </w:pPr>
      <w:r/>
      <w:bookmarkStart w:id="8" w:name="_Toc3"/>
      <w:r>
        <w:t xml:space="preserve">Figure </w:t>
      </w:r>
      <w:r>
        <w:fldChar w:fldCharType="begin"/>
        <w:instrText xml:space="preserve"> SEQ Figure \* Arabic </w:instrText>
        <w:fldChar w:fldCharType="separate"/>
      </w:r>
      <w:ins w:id="138">
        <w:r>
          <w:t xml:space="preserve">3</w:t>
        </w:r>
      </w:ins>
      <w:r>
        <w:fldChar w:fldCharType="end"/>
      </w:r>
      <w:r>
        <w:t xml:space="preserve"> : Partie viewer de HERA </w:t>
      </w:r>
      <w:r>
        <w:rPr>
          <w:highlight w:val="none"/>
        </w:rPr>
        <w:br w:type="page" w:clear="all"/>
      </w:r>
      <w:bookmarkEnd w:id="8"/>
      <w:r/>
      <w:r/>
    </w:p>
    <w:p>
      <w:pPr>
        <w:pStyle w:val="855"/>
        <w:pBdr/>
        <w:spacing/>
        <w:ind/>
        <w:rPr>
          <w:highlight w:val="none"/>
        </w:rPr>
      </w:pPr>
      <w:r>
        <w:t xml:space="preserve">1.3 Sujet du stage</w:t>
      </w:r>
      <w:r>
        <w:rPr>
          <w:highlight w:val="none"/>
        </w:rPr>
      </w:r>
      <w:r>
        <w:rPr>
          <w:highlight w:val="none"/>
        </w:rPr>
      </w:r>
    </w:p>
    <w:p>
      <w:pPr>
        <w:pBdr/>
        <w:spacing/>
        <w:ind/>
        <w:rPr>
          <w:sz w:val="24"/>
          <w:szCs w:val="24"/>
          <w:highlight w:val="none"/>
        </w:rPr>
      </w:pPr>
      <w:r>
        <w:rPr>
          <w:sz w:val="24"/>
          <w:szCs w:val="24"/>
          <w:highlight w:val="none"/>
        </w:rPr>
        <w:t xml:space="preserve">L’objectif premier de ce stage était de rajouter des fonctionnalités à l’application.</w:t>
      </w:r>
      <w:r>
        <w:rPr>
          <w:sz w:val="24"/>
          <w:szCs w:val="24"/>
          <w:highlight w:val="none"/>
        </w:rPr>
      </w:r>
      <w:r>
        <w:rPr>
          <w:sz w:val="24"/>
          <w:szCs w:val="24"/>
          <w:highlight w:val="none"/>
        </w:rPr>
      </w:r>
    </w:p>
    <w:p>
      <w:pPr>
        <w:pBdr/>
        <w:spacing/>
        <w:ind/>
        <w:rPr>
          <w:sz w:val="24"/>
          <w:szCs w:val="24"/>
        </w:rPr>
      </w:pPr>
      <w:r>
        <w:rPr>
          <w:sz w:val="24"/>
          <w:szCs w:val="24"/>
          <w:highlight w:val="none"/>
        </w:rPr>
        <w:t xml:space="preserve">Plus largement, l’objectif de ce stage est d’utiliser les travaux réalisés afin de pouvoir étudier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highlight w:val="none"/>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Le but est donc de pouvoir créer des tests afin de comparer l’impact de l’illumination globale, ainsi que pouvoir avoir différents présets (jour, nuit...) d’éclairage.</w:t>
      </w:r>
      <w:r>
        <w:rPr>
          <w:b w:val="0"/>
          <w:bCs w:val="0"/>
          <w:sz w:val="24"/>
          <w:szCs w:val="24"/>
        </w:rPr>
      </w:r>
      <w:r>
        <w:rPr>
          <w:b w:val="0"/>
          <w:bCs w:val="0"/>
          <w:sz w:val="24"/>
          <w:szCs w:val="24"/>
        </w:rPr>
      </w:r>
    </w:p>
    <w:p>
      <w:pPr>
        <w:pStyle w:val="855"/>
        <w:pBdr/>
        <w:spacing/>
        <w:ind/>
        <w:rPr/>
      </w:pPr>
      <w:r>
        <w:t xml:space="preserve">1.4 Outils et environnement de travail</w:t>
      </w:r>
      <w:r/>
    </w:p>
    <w:p>
      <w:pPr>
        <w:pBdr/>
        <w:spacing/>
        <w:ind/>
        <w:rPr>
          <w:sz w:val="24"/>
          <w:szCs w:val="24"/>
          <w:highlight w:val="none"/>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r>
      <w:r>
        <w:rPr>
          <w:sz w:val="24"/>
          <w:szCs w:val="24"/>
          <w:highlight w:val="none"/>
        </w:rPr>
      </w:r>
      <w:r>
        <w:rPr>
          <w:sz w:val="24"/>
          <w:szCs w:val="24"/>
          <w:highlight w:val="none"/>
        </w:rPr>
      </w:r>
    </w:p>
    <w:p>
      <w:pPr>
        <w:pBdr/>
        <w:shd w:val="nil" w:color="auto"/>
        <w:spacing/>
        <w:ind/>
        <w:rPr/>
      </w:pPr>
      <w:r>
        <w:br w:type="page" w:clear="all"/>
      </w:r>
      <w:r/>
    </w:p>
    <w:p>
      <w:pPr>
        <w:pStyle w:val="854"/>
        <w:pBdr/>
        <w:spacing/>
        <w:ind/>
        <w:rPr/>
      </w:pPr>
      <w:r>
        <w:t xml:space="preserve">2. Travail réalisé</w:t>
      </w:r>
      <w:r/>
    </w:p>
    <w:p>
      <w:pPr>
        <w:pStyle w:val="855"/>
        <w:pBdr/>
        <w:spacing/>
        <w:ind/>
        <w:rPr/>
      </w:pPr>
      <w:r>
        <w:t xml:space="preserve">2.1 Gestion des matériaux</w:t>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92"/>
        <w:pBdr/>
        <w:spacing/>
        <w:ind/>
        <w:jc w:val="center"/>
        <w:rPr/>
      </w:pPr>
      <w:r/>
      <w:bookmarkStart w:id="9" w:name="_Toc4"/>
      <w:r>
        <w:t xml:space="preserve">Figure </w:t>
      </w:r>
      <w:r>
        <w:fldChar w:fldCharType="begin"/>
        <w:instrText xml:space="preserve"> SEQ Figure \* Arabic </w:instrText>
        <w:fldChar w:fldCharType="separate"/>
      </w:r>
      <w:ins w:id="139">
        <w:r>
          <w:t xml:space="preserve">4</w:t>
        </w:r>
      </w:ins>
      <w:r>
        <w:fldChar w:fldCharType="end"/>
      </w:r>
      <w:r>
        <w:t xml:space="preserve"> : Menu d'édition de matériaux </w:t>
      </w:r>
      <w:bookmarkEnd w:id="9"/>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Changer le matériau d’un objet impliquait donc de complètement modifier la manière dont les objets étaient importés, afin de pouvoir sélectionner un élément spécifique de la scène, et non toute la scène.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bCs/>
          <w:i/>
          <w:sz w:val="24"/>
          <w:szCs w:val="24"/>
        </w:rPr>
      </w:pPr>
      <w:r>
        <w:rPr>
          <w:i/>
          <w:iCs/>
          <w:sz w:val="24"/>
          <w:szCs w:val="24"/>
          <w:highlight w:val="none"/>
        </w:rPr>
        <w:t xml:space="preserve">(rajouter des schémas explicatifs comme t’avais dessiné sur ton carnet)</w:t>
      </w:r>
      <w:r>
        <w:rPr>
          <w:bCs/>
          <w:i/>
          <w:sz w:val="24"/>
          <w:szCs w:val="24"/>
        </w:rPr>
      </w:r>
      <w:r>
        <w:rPr>
          <w:bCs/>
          <w:i/>
          <w:sz w:val="24"/>
          <w:szCs w:val="24"/>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rPr>
          <w:sz w:val="24"/>
          <w:szCs w:val="24"/>
        </w:rPr>
      </w:r>
    </w:p>
    <w:p>
      <w:pPr>
        <w:pBdr/>
        <w:spacing/>
        <w:ind/>
        <w:jc w:val="center"/>
        <w:rPr>
          <w:bCs w:val="0"/>
          <w:i w:val="0"/>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ins w:id="140">
                              <w:r>
                                <w:t xml:space="preserve">5</w:t>
                              </w:r>
                            </w:ins>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ins w:id="140">
                        <w:r>
                          <w:t xml:space="preserve">5</w:t>
                        </w:r>
                      </w:ins>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ins w:id="141">
                              <w:r>
                                <w:t xml:space="preserve">6</w:t>
                              </w:r>
                            </w:ins>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ins w:id="141">
                        <w:r>
                          <w:t xml:space="preserve">6</w:t>
                        </w:r>
                      </w:ins>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8"/>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9"/>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9" o:title=""/>
                <o:lock v:ext="edit" rotation="t"/>
              </v:shape>
            </w:pict>
          </mc:Fallback>
        </mc:AlternateContent>
      </w:r>
      <w:r>
        <w:rPr>
          <w:bCs w:val="0"/>
          <w:i w:val="0"/>
          <w:highlight w:val="none"/>
        </w:rPr>
      </w:r>
      <w:r>
        <w:rPr>
          <w:bCs w:val="0"/>
          <w:i w:val="0"/>
          <w:highlight w:val="none"/>
        </w:rPr>
      </w:r>
    </w:p>
    <w:p>
      <w:pPr>
        <w:pStyle w:val="855"/>
        <w:pBdr/>
        <w:spacing/>
        <w:ind/>
        <w:rPr>
          <w:highlight w:val="none"/>
        </w:rPr>
      </w:pPr>
      <w:r>
        <w:t xml:space="preserve">2.2 Intégration de l’éclairement global</w:t>
      </w:r>
      <w:r>
        <w:rPr>
          <w:highlight w:val="none"/>
        </w:rPr>
      </w:r>
      <w:r>
        <w:rPr>
          <w:highlight w:val="none"/>
        </w:rPr>
      </w:r>
    </w:p>
    <w:p>
      <w:pPr>
        <w:pBdr/>
        <w:spacing/>
        <w:ind/>
        <w:rPr>
          <w:sz w:val="24"/>
          <w:szCs w:val="24"/>
          <w:highlight w:val="none"/>
        </w:rPr>
      </w:pPr>
      <w:r>
        <w:rPr>
          <w:sz w:val="24"/>
          <w:szCs w:val="24"/>
        </w:rP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highlight w:val="none"/>
        </w:rPr>
      </w:r>
      <w:r>
        <w:rPr>
          <w:sz w:val="24"/>
          <w:szCs w:val="24"/>
        </w:rPr>
      </w:r>
    </w:p>
    <w:p>
      <w:pPr>
        <w:pStyle w:val="856"/>
        <w:pBdr/>
        <w:spacing/>
        <w:ind/>
        <w:rPr>
          <w14:ligatures w14:val="none"/>
        </w:rPr>
      </w:pPr>
      <w:r>
        <w:t xml:space="preserve">2.2.1 Techniques intéressantes</w:t>
      </w:r>
      <w:r>
        <w:rPr>
          <w14:ligatures w14:val="none"/>
        </w:rPr>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0" w:tooltip="https://github.com/0beqz/realism-effects" w:history="1">
        <w:r>
          <w:rPr>
            <w:rStyle w:val="899"/>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1"/>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1" o:title=""/>
                <o:lock v:ext="edit" rotation="t"/>
              </v:shape>
            </w:pict>
          </mc:Fallback>
        </mc:AlternateContent>
      </w:r>
      <w:r>
        <w:rPr>
          <w:b w:val="0"/>
          <w:bCs w:val="0"/>
          <w:u w:val="none"/>
        </w:rPr>
      </w:r>
      <w:r>
        <w:rPr>
          <w:b w:val="0"/>
          <w:bCs w:val="0"/>
          <w:u w:val="none"/>
        </w:rPr>
      </w:r>
    </w:p>
    <w:p>
      <w:pPr>
        <w:pStyle w:val="892"/>
        <w:pBdr/>
        <w:spacing/>
        <w:ind/>
        <w:jc w:val="center"/>
        <w:rPr/>
      </w:pPr>
      <w:r/>
      <w:bookmarkStart w:id="12" w:name="_Toc7"/>
      <w:r>
        <w:t xml:space="preserve">Figure </w:t>
      </w:r>
      <w:r>
        <w:fldChar w:fldCharType="begin"/>
        <w:instrText xml:space="preserve"> SEQ Figure \* Arabic </w:instrText>
        <w:fldChar w:fldCharType="separate"/>
      </w:r>
      <w:ins w:id="142">
        <w:r>
          <w:t xml:space="preserve">7</w:t>
        </w:r>
      </w:ins>
      <w:r>
        <w:fldChar w:fldCharType="end"/>
      </w:r>
      <w:r>
        <w:t xml:space="preserve"> : SSGI sur la Sponza </w:t>
      </w:r>
      <w:bookmarkEnd w:id="12"/>
      <w:r/>
      <w:r/>
    </w:p>
    <w:p>
      <w:pPr>
        <w:pBdr/>
        <w:spacing/>
        <w:ind/>
        <w:rPr>
          <w:b w:val="0"/>
          <w:bCs w:val="0"/>
          <w:sz w:val="24"/>
          <w:szCs w:val="24"/>
          <w:highlight w:val="none"/>
        </w:rPr>
      </w:pPr>
      <w:r>
        <w:rPr>
          <w:sz w:val="24"/>
          <w:szCs w:val="24"/>
        </w:rPr>
        <w:t xml:space="preserve">Cette image (</w:t>
      </w:r>
      <w:r>
        <w:rPr>
          <w:b/>
          <w:bCs/>
          <w:sz w:val="24"/>
          <w:szCs w:val="24"/>
        </w:rPr>
        <w:t xml:space="preserve">figure 7</w:t>
      </w:r>
      <w:r>
        <w:rPr>
          <w:b w:val="0"/>
          <w:bCs w:val="0"/>
          <w:sz w:val="24"/>
          <w:szCs w:val="24"/>
        </w:rPr>
        <w:t xml:space="preserve">) a convergé en ~30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baking, avant le rendu, on va créer des sources de lumières secondaire.</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on lance des rayons de manière aléatoire.</w:t>
        <w:br/>
        <w:t xml:space="preserve">Lorsqu’un rayon touche une surface, on va créer une source de lumière secondaire (</w:t>
      </w:r>
      <w:r>
        <w:rPr>
          <w:b/>
          <w:bCs/>
          <w:sz w:val="24"/>
          <w:szCs w:val="24"/>
          <w:highlight w:val="none"/>
          <w:u w:val="none"/>
        </w:rPr>
        <w:t xml:space="preserve">L1’, L2’... sur la figure 8)</w:t>
      </w:r>
      <w:r>
        <w:rPr>
          <w:b w:val="0"/>
          <w:bCs w:val="0"/>
          <w:sz w:val="24"/>
          <w:szCs w:val="24"/>
          <w:highlight w:val="none"/>
          <w:u w:val="none"/>
        </w:rPr>
        <w:t xml:space="preserve">.</w:t>
        <w:br/>
        <w:t xml:space="preserve">On peut répéter l’opération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2"/>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2" o:title=""/>
                <o:lock v:ext="edit" rotation="t"/>
              </v:shape>
            </w:pict>
          </mc:Fallback>
        </mc:AlternateContent>
      </w:r>
      <w:r>
        <w:rPr>
          <w:b w:val="0"/>
          <w:bCs w:val="0"/>
          <w:highlight w:val="none"/>
          <w:u w:val="none"/>
        </w:rPr>
      </w:r>
      <w:r>
        <w:rPr>
          <w:b w:val="0"/>
          <w:bCs w:val="0"/>
          <w:highlight w:val="none"/>
          <w:u w:val="none"/>
        </w:rPr>
      </w:r>
    </w:p>
    <w:p>
      <w:pPr>
        <w:pStyle w:val="892"/>
        <w:pBdr/>
        <w:spacing/>
        <w:ind/>
        <w:jc w:val="center"/>
        <w:rPr/>
      </w:pPr>
      <w:r/>
      <w:bookmarkStart w:id="13" w:name="_Toc8"/>
      <w:r>
        <w:t xml:space="preserve">Figure </w:t>
      </w:r>
      <w:r>
        <w:fldChar w:fldCharType="begin"/>
        <w:instrText xml:space="preserve"> SEQ Figure \* Arabic </w:instrText>
        <w:fldChar w:fldCharType="separate"/>
      </w:r>
      <w:ins w:id="143">
        <w:r>
          <w:t xml:space="preserve">8</w:t>
        </w:r>
      </w:ins>
      <w:r>
        <w:fldChar w:fldCharType="end"/>
      </w:r>
      <w:r>
        <w:t xml:space="preserve"> : Instant radiosity </w:t>
      </w:r>
      <w:r>
        <w:rPr>
          <w:b w:val="0"/>
          <w:bCs w:val="0"/>
          <w:highlight w:val="none"/>
          <w:u w:val="none"/>
        </w:rPr>
      </w:r>
      <w:bookmarkEnd w:id="13"/>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crées, il faut les transmettre au GPU.</w:t>
        <w:br/>
        <w:t xml:space="preserve">Et là...</w:t>
        <w:br/>
        <w:t xml:space="preserve">C’est le moment où nous nous arrêt</w:t>
      </w:r>
      <w:r>
        <w:rPr>
          <w:b w:val="0"/>
          <w:bCs w:val="0"/>
          <w:sz w:val="24"/>
          <w:szCs w:val="24"/>
          <w:highlight w:val="none"/>
          <w:u w:val="none"/>
        </w:rPr>
        <w:t xml:space="preserve">ons pour expliquer quelques contraintes liées à ThreeJS 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 textures afin de tra</w:t>
      </w:r>
      <w:r>
        <w:rPr>
          <w:b w:val="0"/>
          <w:bCs w:val="0"/>
          <w:sz w:val="24"/>
          <w:szCs w:val="24"/>
          <w:highlight w:val="none"/>
          <w:u w:val="none"/>
        </w:rPr>
        <w:t xml:space="preserve">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pour l’iGPU de mon PC portable.</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La réponse est : </w:t>
      </w:r>
      <w:r>
        <w:rPr>
          <w:b/>
          <w:bCs/>
          <w:sz w:val="24"/>
          <w:szCs w:val="24"/>
          <w:highlight w:val="none"/>
          <w:u w:val="none"/>
        </w:rPr>
        <w:t xml:space="preserve">non</w:t>
      </w:r>
      <w:r>
        <w:rPr>
          <w:b w:val="0"/>
          <w:bCs w:val="0"/>
          <w:sz w:val="24"/>
          <w:szCs w:val="24"/>
          <w:highlight w:val="none"/>
          <w:u w:val="none"/>
        </w:rPr>
        <w:t xml:space="preserve">, on </w:t>
      </w:r>
      <w:r>
        <w:rPr>
          <w:b w:val="0"/>
          <w:bCs w:val="0"/>
          <w:sz w:val="24"/>
          <w:szCs w:val="24"/>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br w:type="page" w:clear="all"/>
      </w:r>
      <w:r>
        <w:rPr>
          <w:b w:val="0"/>
          <w:bCs w:val="0"/>
          <w:highlight w:val="none"/>
          <w:u w:val="none"/>
        </w:rPr>
      </w:r>
      <w:r>
        <w:rPr>
          <w:b w:val="0"/>
          <w:bCs w:val="0"/>
          <w:highlight w:val="none"/>
          <w:u w:val="none"/>
        </w:rPr>
      </w:r>
    </w:p>
    <w:p>
      <w:pPr>
        <w:pBdr/>
        <w:spacing/>
        <w:ind/>
        <w:rPr>
          <w:b w:val="0"/>
          <w:bCs w:val="0"/>
          <w:sz w:val="24"/>
          <w:szCs w:val="24"/>
          <w:highlight w:val="none"/>
          <w:u w:val="none"/>
        </w:rPr>
      </w:pP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3"/>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3" o:title=""/>
                <o:lock v:ext="edit" rotation="t"/>
              </v:shape>
            </w:pict>
          </mc:Fallback>
        </mc:AlternateContent>
      </w:r>
      <w:r>
        <w:rPr>
          <w:b w:val="0"/>
          <w:bCs w:val="0"/>
          <w:u w:val="none"/>
        </w:rPr>
      </w:r>
      <w:r>
        <w:rPr>
          <w:b w:val="0"/>
          <w:bCs w:val="0"/>
          <w:u w:val="none"/>
        </w:rPr>
      </w:r>
    </w:p>
    <w:p>
      <w:pPr>
        <w:pStyle w:val="892"/>
        <w:pBdr/>
        <w:spacing/>
        <w:ind/>
        <w:jc w:val="center"/>
        <w:rPr/>
      </w:pPr>
      <w:r/>
      <w:bookmarkStart w:id="14" w:name="_Toc9"/>
      <w:r>
        <w:t xml:space="preserve">Figure </w:t>
      </w:r>
      <w:r>
        <w:fldChar w:fldCharType="begin"/>
        <w:instrText xml:space="preserve"> SEQ Figure \* Arabic </w:instrText>
        <w:fldChar w:fldCharType="separate"/>
      </w:r>
      <w:ins w:id="144">
        <w:r>
          <w:t xml:space="preserve">9</w:t>
        </w:r>
      </w:ins>
      <w:r>
        <w:fldChar w:fldCharType="end"/>
      </w:r>
      <w:r>
        <w:t xml:space="preserve"> : Rect Area Light de ThreeJS </w:t>
      </w:r>
      <w:bookmarkEnd w:id="14"/>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Il y a deux problèmes principaux :</w:t>
      </w:r>
      <w:r>
        <w:rPr>
          <w:sz w:val="24"/>
          <w:szCs w:val="24"/>
          <w:highlight w:val="none"/>
        </w:rPr>
      </w:r>
      <w:r>
        <w:rPr>
          <w:sz w:val="24"/>
          <w:szCs w:val="24"/>
          <w:highlight w:val="none"/>
        </w:rPr>
      </w:r>
    </w:p>
    <w:p>
      <w:pPr>
        <w:pStyle w:val="916"/>
        <w:numPr>
          <w:ilvl w:val="0"/>
          <w:numId w:val="6"/>
        </w:numPr>
        <w:pBdr/>
        <w:spacing/>
        <w:ind/>
        <w:rPr>
          <w:sz w:val="24"/>
          <w:szCs w:val="24"/>
        </w:rPr>
      </w:pPr>
      <w:r>
        <w:rPr>
          <w:sz w:val="24"/>
          <w:szCs w:val="24"/>
          <w:highlight w:val="none"/>
        </w:rPr>
        <w:t xml:space="preserve">L’utilisateur devra placer lui-même les area lights</w:t>
      </w:r>
      <w:r>
        <w:rPr>
          <w:sz w:val="24"/>
          <w:szCs w:val="24"/>
          <w:highlight w:val="none"/>
        </w:rPr>
      </w:r>
      <w:r>
        <w:rPr>
          <w:sz w:val="24"/>
          <w:szCs w:val="24"/>
        </w:rPr>
      </w:r>
    </w:p>
    <w:p>
      <w:pPr>
        <w:pStyle w:val="916"/>
        <w:numPr>
          <w:ilvl w:val="0"/>
          <w:numId w:val="6"/>
        </w:numPr>
        <w:pBdr/>
        <w:spacing/>
        <w:ind/>
        <w:rPr>
          <w:sz w:val="24"/>
          <w:szCs w:val="24"/>
        </w:rPr>
      </w:pPr>
      <w:r>
        <w:rPr>
          <w:sz w:val="24"/>
          <w:szCs w:val="24"/>
          <w:highlight w:val="none"/>
        </w:rPr>
        <w:t xml:space="preserve">Pas d’ombre </w:t>
      </w:r>
      <w:r>
        <w:rPr>
          <w:sz w:val="24"/>
          <w:szCs w:val="24"/>
          <w:highlight w:val="none"/>
        </w:rPr>
      </w:r>
      <w:r>
        <w:rPr>
          <w:sz w:val="24"/>
          <w:szCs w:val="24"/>
        </w:rPr>
      </w:r>
    </w:p>
    <w:p>
      <w:pPr>
        <w:pBdr/>
        <w:shd w:val="nil" w:color="000000"/>
        <w:spacing/>
        <w:ind/>
        <w:rPr>
          <w:ins w:id="145" w:author=""/>
          <w:b w:val="0"/>
          <w:bCs w:val="0"/>
          <w:highlight w:val="none"/>
          <w:u w:val="none"/>
        </w:rPr>
      </w:pPr>
      <w:r>
        <w:rPr>
          <w:sz w:val="24"/>
          <w:szCs w:val="24"/>
          <w:highlight w:val="none"/>
        </w:rPr>
        <w:t xml:space="preserve">Cette solution a donc été abandonnée, même s’il aurait été possible d’approximer de ombres en rajoutant des lumières ponctuelles à la surface des Rect Area Lights.</w:t>
      </w:r>
      <w:r>
        <w:rPr>
          <w:highlight w:val="none"/>
        </w:rPr>
        <w:br w:type="page" w:clear="all"/>
      </w:r>
      <w:ins w:id="146">
        <w:r>
          <w:rPr>
            <w:b w:val="0"/>
            <w:bCs w:val="0"/>
            <w:highlight w:val="none"/>
            <w:u w:val="none"/>
          </w:rPr>
        </w:r>
      </w:ins>
      <w:ins w:id="147">
        <w:r>
          <w:rPr>
            <w:b w:val="0"/>
            <w:bCs w:val="0"/>
            <w:highlight w:val="none"/>
            <w:u w:val="none"/>
          </w:rPr>
        </w:r>
      </w:ins>
    </w:p>
    <w:p>
      <w:pPr>
        <w:pStyle w:val="856"/>
        <w:pBdr/>
        <w:spacing/>
        <w:ind/>
        <w:rPr>
          <w:ins w:id="148" w:author=""/>
          <w:highlight w:val="none"/>
        </w:rPr>
      </w:pPr>
      <w:r>
        <w:t xml:space="preserve">2.2.2 Light Probe Volume</w:t>
      </w:r>
      <w:ins w:id="149">
        <w:r>
          <w:rPr>
            <w:highlight w:val="none"/>
          </w:rPr>
        </w:r>
      </w:ins>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6"/>
        <w:numPr>
          <w:ilvl w:val="0"/>
          <w:numId w:val="7"/>
        </w:numPr>
        <w:pBdr/>
        <w:spacing/>
        <w:ind/>
        <w:rPr>
          <w:sz w:val="24"/>
          <w:szCs w:val="24"/>
        </w:rPr>
      </w:pPr>
      <w:r>
        <w:rPr>
          <w:sz w:val="24"/>
          <w:szCs w:val="24"/>
          <w:highlight w:val="none"/>
        </w:rPr>
        <w:t xml:space="preserve">Tourne sans soucis en temps réel</w:t>
      </w:r>
      <w:r>
        <w:rPr>
          <w:sz w:val="24"/>
          <w:szCs w:val="24"/>
          <w:highlight w:val="none"/>
        </w:rPr>
      </w:r>
      <w:r>
        <w:rPr>
          <w:sz w:val="24"/>
          <w:szCs w:val="24"/>
        </w:rPr>
      </w:r>
    </w:p>
    <w:p>
      <w:pPr>
        <w:pStyle w:val="916"/>
        <w:numPr>
          <w:ilvl w:val="0"/>
          <w:numId w:val="7"/>
        </w:numPr>
        <w:pBdr/>
        <w:spacing/>
        <w:ind/>
        <w:rPr>
          <w:sz w:val="24"/>
          <w:szCs w:val="24"/>
        </w:rPr>
      </w:pPr>
      <w:r>
        <w:rPr>
          <w:sz w:val="24"/>
          <w:szCs w:val="24"/>
          <w:highlight w:val="none"/>
        </w:rPr>
        <w:t xml:space="preserve">Permet des résultats réalistes</w:t>
      </w:r>
      <w:r>
        <w:rPr>
          <w:sz w:val="24"/>
          <w:szCs w:val="24"/>
          <w:highlight w:val="none"/>
        </w:rPr>
      </w:r>
      <w:r>
        <w:rPr>
          <w:sz w:val="24"/>
          <w:szCs w:val="24"/>
        </w:rPr>
      </w:r>
    </w:p>
    <w:p>
      <w:pPr>
        <w:pStyle w:val="916"/>
        <w:numPr>
          <w:ilvl w:val="0"/>
          <w:numId w:val="7"/>
        </w:numPr>
        <w:pBdr/>
        <w:spacing/>
        <w:ind/>
        <w:rPr>
          <w:sz w:val="24"/>
          <w:szCs w:val="24"/>
        </w:rPr>
      </w:pPr>
      <w:r>
        <w:rPr>
          <w:sz w:val="24"/>
          <w:szCs w:val="24"/>
          <w:highlight w:val="none"/>
        </w:rPr>
        <w:t xml:space="preserve">Plutôt simple à comprendre</w:t>
      </w:r>
      <w:r>
        <w:rPr>
          <w:sz w:val="24"/>
          <w:szCs w:val="24"/>
          <w:highlight w:val="none"/>
        </w:rPr>
      </w:r>
      <w:r>
        <w:rPr>
          <w:sz w:val="24"/>
          <w:szCs w:val="24"/>
        </w:rPr>
      </w:r>
    </w:p>
    <w:p>
      <w:pPr>
        <w:pStyle w:val="916"/>
        <w:numPr>
          <w:ilvl w:val="0"/>
          <w:numId w:val="7"/>
        </w:numPr>
        <w:pBdr/>
        <w:spacing/>
        <w:ind/>
        <w:rPr>
          <w:sz w:val="24"/>
          <w:szCs w:val="24"/>
        </w:rPr>
      </w:pPr>
      <w:r>
        <w:rPr>
          <w:sz w:val="24"/>
          <w:szCs w:val="24"/>
          <w:highlight w:val="none"/>
        </w:rPr>
        <w:t xml:space="preserve">Permet de mettre à jour l’illumination reçue par des objets de la scène lorsqu’ils se déplacent (nécessaire car des animations seront rajoutées à HERA à l’avenir)</w:t>
      </w:r>
      <w:r>
        <w:rPr>
          <w:sz w:val="24"/>
          <w:szCs w:val="24"/>
          <w:highlight w:val="none"/>
        </w:rPr>
      </w:r>
      <w:r>
        <w:rPr>
          <w:sz w:val="24"/>
          <w:szCs w:val="24"/>
        </w:rPr>
      </w:r>
    </w:p>
    <w:p>
      <w:pPr>
        <w:pBdr/>
        <w:spacing/>
        <w:ind w:firstLine="0" w:left="0"/>
        <w:rPr>
          <w:ins w:id="150" w:author=""/>
          <w:sz w:val="24"/>
          <w:szCs w:val="24"/>
          <w:highlight w:val="none"/>
        </w:rPr>
      </w:pPr>
      <w:ins w:id="151">
        <w:r>
          <w:rPr>
            <w:sz w:val="24"/>
            <w:szCs w:val="24"/>
            <w:highlight w:val="none"/>
          </w:rPr>
          <w:t xml:space="preserve">Les principaux points faibles de cette solutions sont :</w:t>
        </w:r>
      </w:ins>
      <w:ins w:id="152">
        <w:r>
          <w:rPr>
            <w:sz w:val="24"/>
            <w:szCs w:val="24"/>
            <w:highlight w:val="none"/>
          </w:rPr>
        </w:r>
      </w:ins>
      <w:ins w:id="153">
        <w:r>
          <w:rPr>
            <w:sz w:val="24"/>
            <w:szCs w:val="24"/>
            <w:highlight w:val="none"/>
          </w:rPr>
        </w:r>
      </w:ins>
    </w:p>
    <w:p>
      <w:pPr>
        <w:pStyle w:val="916"/>
        <w:numPr>
          <w:ilvl w:val="0"/>
          <w:numId w:val="8"/>
        </w:numPr>
        <w:pBdr/>
        <w:spacing/>
        <w:ind/>
        <w:rPr>
          <w:ins w:id="154" w:author=""/>
          <w:sz w:val="24"/>
          <w:szCs w:val="24"/>
        </w:rPr>
      </w:pPr>
      <w:ins w:id="155">
        <w:r>
          <w:rPr>
            <w:sz w:val="24"/>
            <w:szCs w:val="24"/>
            <w:highlight w:val="none"/>
          </w:rPr>
          <w:t xml:space="preserve">Pas de mise à jour des probes en temps réel (si un objet bouge, il sera illuminé correcte, mais n’illuminera pas correctement la scène)</w:t>
        </w:r>
      </w:ins>
      <w:ins w:id="156">
        <w:r>
          <w:rPr>
            <w:sz w:val="24"/>
            <w:szCs w:val="24"/>
            <w:highlight w:val="none"/>
          </w:rPr>
        </w:r>
      </w:ins>
      <w:ins w:id="157">
        <w:r>
          <w:rPr>
            <w:sz w:val="24"/>
            <w:szCs w:val="24"/>
          </w:rPr>
        </w:r>
      </w:ins>
    </w:p>
    <w:p>
      <w:pPr>
        <w:pStyle w:val="916"/>
        <w:numPr>
          <w:ilvl w:val="0"/>
          <w:numId w:val="8"/>
        </w:numPr>
        <w:pBdr/>
        <w:spacing/>
        <w:ind/>
        <w:rPr>
          <w:ins w:id="158" w:author=""/>
          <w:sz w:val="24"/>
          <w:szCs w:val="24"/>
        </w:rPr>
      </w:pPr>
      <w:ins w:id="159">
        <w:r>
          <w:rPr>
            <w:sz w:val="24"/>
            <w:szCs w:val="24"/>
            <w:highlight w:val="none"/>
          </w:rPr>
          <w:t xml:space="preserve">Coût en stockage</w:t>
        </w:r>
      </w:ins>
      <w:r>
        <w:rPr>
          <w:sz w:val="24"/>
          <w:szCs w:val="24"/>
          <w:highlight w:val="none"/>
        </w:rPr>
      </w:r>
      <w:ins w:id="160">
        <w:r>
          <w:rPr>
            <w:sz w:val="24"/>
            <w:szCs w:val="24"/>
          </w:rPr>
        </w:r>
      </w:ins>
    </w:p>
    <w:p>
      <w:pPr>
        <w:pBdr/>
        <w:spacing/>
        <w:ind/>
        <w:rPr>
          <w:ins w:id="161" w:author=""/>
          <w:sz w:val="24"/>
          <w:szCs w:val="24"/>
          <w:highlight w:val="none"/>
        </w:rPr>
      </w:pPr>
      <w:ins w:id="162">
        <w:r>
          <w:rPr>
            <w:sz w:val="24"/>
            <w:szCs w:val="24"/>
            <w:highlight w:val="none"/>
          </w:rPr>
          <w:t xml:space="preserve">L’idée est simple :</w:t>
        </w:r>
      </w:ins>
      <w:ins w:id="163">
        <w:r>
          <w:rPr>
            <w:sz w:val="24"/>
            <w:szCs w:val="24"/>
            <w:highlight w:val="none"/>
          </w:rPr>
        </w:r>
      </w:ins>
      <w:ins w:id="164">
        <w:r>
          <w:rPr>
            <w:sz w:val="24"/>
            <w:szCs w:val="24"/>
            <w:highlight w:val="none"/>
          </w:rPr>
        </w:r>
      </w:ins>
    </w:p>
    <w:p>
      <w:pPr>
        <w:pBdr/>
        <w:spacing/>
        <w:ind/>
        <w:rPr>
          <w:ins w:id="165" w:author=""/>
          <w:b/>
          <w:bCs/>
          <w:sz w:val="24"/>
          <w:szCs w:val="24"/>
          <w:highlight w:val="none"/>
        </w:rPr>
      </w:pPr>
      <w:ins w:id="166">
        <w:r>
          <w:rPr>
            <w:sz w:val="24"/>
            <w:szCs w:val="24"/>
            <w:highlight w:val="none"/>
          </w:rPr>
          <w:t xml:space="preserve">Il s’agit de placer des sondes, des </w:t>
        </w:r>
      </w:ins>
      <w:ins w:id="167">
        <w:r>
          <w:rPr>
            <w:b/>
            <w:bCs/>
            <w:sz w:val="24"/>
            <w:szCs w:val="24"/>
            <w:highlight w:val="none"/>
          </w:rPr>
          <w:t xml:space="preserve">Light Probes</w:t>
        </w:r>
      </w:ins>
      <w:ins w:id="168">
        <w:r>
          <w:rPr>
            <w:b w:val="0"/>
            <w:bCs w:val="0"/>
            <w:sz w:val="24"/>
            <w:szCs w:val="24"/>
            <w:highlight w:val="none"/>
          </w:rPr>
          <w:t xml:space="preserve">, permettant d’échantillonner la luminosité reçue en un point de l’espace.</w:t>
          <w:br/>
          <w:t xml:space="preserve">Une fois la luminosité bakée, on enregistre ces informations dans un outil mathémati</w:t>
        </w:r>
      </w:ins>
      <w:r>
        <w:rPr>
          <w:b w:val="0"/>
          <w:bCs w:val="0"/>
          <w:sz w:val="24"/>
          <w:szCs w:val="24"/>
          <w:highlight w:val="none"/>
        </w:rPr>
        <w:t xml:space="preserve">que appelé </w:t>
      </w:r>
      <w:ins w:id="169">
        <w:r>
          <w:rPr>
            <w:b/>
            <w:bCs/>
            <w:sz w:val="24"/>
            <w:szCs w:val="24"/>
            <w:highlight w:val="none"/>
          </w:rPr>
          <w:t xml:space="preserve">harmonique sphérique.</w:t>
        </w:r>
      </w:ins>
      <w:ins w:id="170">
        <w:r>
          <w:rPr>
            <w:b/>
            <w:bCs/>
            <w:sz w:val="24"/>
            <w:szCs w:val="24"/>
            <w:highlight w:val="none"/>
          </w:rPr>
        </w:r>
      </w:ins>
      <w:ins w:id="171">
        <w:r>
          <w:rPr>
            <w:b/>
            <w:bCs/>
            <w:sz w:val="24"/>
            <w:szCs w:val="24"/>
            <w:highlight w:val="none"/>
          </w:rPr>
        </w:r>
      </w:ins>
    </w:p>
    <w:p>
      <w:pPr>
        <w:pBdr/>
        <w:spacing/>
        <w:ind/>
        <w:rPr>
          <w:ins w:id="172" w:author=""/>
          <w:b w:val="0"/>
          <w:bCs w:val="0"/>
          <w:sz w:val="24"/>
          <w:szCs w:val="24"/>
          <w:highlight w:val="none"/>
        </w:rPr>
      </w:pPr>
      <w:ins w:id="173">
        <w:r>
          <w:rPr>
            <w:b w:val="0"/>
            <w:bCs w:val="0"/>
            <w:sz w:val="24"/>
            <w:szCs w:val="24"/>
            <w:highlight w:val="none"/>
          </w:rPr>
          <w:t xml:space="preserve">Il s’agit d’une fonction sphérique qui pour une direction donné</w:t>
        </w:r>
      </w:ins>
      <w:ins w:id="174">
        <w:r>
          <w:rPr>
            <w:b w:val="0"/>
            <w:bCs w:val="0"/>
            <w:sz w:val="24"/>
            <w:szCs w:val="24"/>
            <w:highlight w:val="none"/>
          </w:rPr>
          <w:t xml:space="preserve">e, nous donne une valeur d’éclairage.</w:t>
          <w:br/>
          <w:t xml:space="preserve">La fonction est paramétrée par plusieurs coefficients : on peut avoir plus de précision avec plus de coefficients.</w:t>
          <w:br/>
          <w:t xml:space="preserve">Ici, nous utiliserons des harmoniques sphérique à 9 coefficients, chaque coefficient étant une couleur.</w:t>
        </w:r>
      </w:ins>
      <w:ins w:id="175">
        <w:r>
          <w:rPr>
            <w:b w:val="0"/>
            <w:bCs w:val="0"/>
            <w:sz w:val="24"/>
            <w:szCs w:val="24"/>
            <w:highlight w:val="none"/>
          </w:rPr>
        </w:r>
      </w:ins>
      <w:ins w:id="176">
        <w:r>
          <w:rPr>
            <w:b w:val="0"/>
            <w:bCs w:val="0"/>
            <w:sz w:val="24"/>
            <w:szCs w:val="24"/>
            <w:highlight w:val="none"/>
          </w:rPr>
        </w:r>
      </w:ins>
    </w:p>
    <w:p>
      <w:pPr>
        <w:pBdr/>
        <w:spacing/>
        <w:ind/>
        <w:rPr>
          <w:ins w:id="177" w:author=""/>
          <w:b w:val="0"/>
          <w:bCs w:val="0"/>
          <w:sz w:val="24"/>
          <w:szCs w:val="24"/>
          <w:highlight w:val="none"/>
        </w:rPr>
      </w:pPr>
      <w:ins w:id="178">
        <w:r>
          <w:rPr>
            <w:b w:val="0"/>
            <w:bCs w:val="0"/>
            <w:sz w:val="24"/>
            <w:szCs w:val="24"/>
            <w:highlight w:val="none"/>
          </w:rPr>
          <w:t xml:space="preserve">Un Light Probe Volume (aussi appelé Irradiance Volume) est donc un volume discret qui en un point, permet d’évaluer la lumière reçue dans une certaine direction.</w:t>
          <w:br/>
          <w:t xml:space="preserve">Les probes sont placées dans une grille régulière.</w:t>
        </w:r>
      </w:ins>
      <w:ins w:id="179">
        <w:r>
          <w:rPr>
            <w:b w:val="0"/>
            <w:bCs w:val="0"/>
            <w:sz w:val="24"/>
            <w:szCs w:val="24"/>
            <w:highlight w:val="none"/>
          </w:rPr>
        </w:r>
      </w:ins>
      <w:ins w:id="180">
        <w:r>
          <w:rPr>
            <w:b w:val="0"/>
            <w:bCs w:val="0"/>
            <w:sz w:val="24"/>
            <w:szCs w:val="24"/>
            <w:highlight w:val="none"/>
          </w:rPr>
        </w:r>
      </w:ins>
    </w:p>
    <w:p>
      <w:pPr>
        <w:pBdr/>
        <w:spacing/>
        <w:ind/>
        <w:jc w:val="center"/>
        <w:rPr>
          <w:ins w:id="181" w:author=""/>
          <w:b w:val="0"/>
          <w:bCs w:val="0"/>
          <w:highlight w:val="none"/>
        </w:rPr>
      </w:pPr>
      <w:ins w:id="182">
        <w:r>
          <w:rPr>
            <w:b w:val="0"/>
            <w:bCs w:val="0"/>
            <w:highlight w:val="none"/>
          </w:rPr>
        </w:r>
      </w:ins>
      <w:ins w:id="183">
        <w:r/>
      </w:ins>
      <w:ins w:id="184">
        <w:r>
          <mc:AlternateContent>
            <mc:Choice Requires="wpg">
              <w:drawing>
                <wp:inline xmlns:wp="http://schemas.openxmlformats.org/drawingml/2006/wordprocessingDrawing" distT="0" distB="0" distL="0" distR="0">
                  <wp:extent cx="2338672" cy="233124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7822" name=""/>
                          <pic:cNvPicPr>
                            <a:picLocks noChangeAspect="1"/>
                          </pic:cNvPicPr>
                          <pic:nvPr/>
                        </pic:nvPicPr>
                        <pic:blipFill>
                          <a:blip r:embed="rId24"/>
                          <a:stretch/>
                        </pic:blipFill>
                        <pic:spPr bwMode="auto">
                          <a:xfrm flipH="0" flipV="0">
                            <a:off x="0" y="0"/>
                            <a:ext cx="2338672" cy="23312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84.15pt;height:183.56pt;mso-wrap-distance-left:0.00pt;mso-wrap-distance-top:0.00pt;mso-wrap-distance-right:0.00pt;mso-wrap-distance-bottom:0.00pt;z-index:1;" stroked="false">
                  <v:imagedata r:id="rId24" o:title=""/>
                  <o:lock v:ext="edit" rotation="t"/>
                </v:shape>
              </w:pict>
            </mc:Fallback>
          </mc:AlternateContent>
        </w:r>
      </w:ins>
      <w:ins w:id="185">
        <w:r/>
      </w:ins>
      <w:ins w:id="186">
        <w:r>
          <w:rPr>
            <w:b w:val="0"/>
            <w:bCs w:val="0"/>
            <w:highlight w:val="none"/>
          </w:rPr>
        </w:r>
      </w:ins>
      <w:ins w:id="187">
        <w:r>
          <w:rPr>
            <w:b w:val="0"/>
            <w:bCs w:val="0"/>
            <w:highlight w:val="none"/>
          </w:rPr>
        </w:r>
      </w:ins>
    </w:p>
    <w:p>
      <w:pPr>
        <w:pStyle w:val="892"/>
        <w:pBdr/>
        <w:spacing/>
        <w:ind/>
        <w:jc w:val="center"/>
        <w:rPr>
          <w:ins w:id="188" w:author=""/>
        </w:rPr>
      </w:pPr>
      <w:r/>
      <w:bookmarkStart w:id="15" w:name="_Toc10"/>
      <w:ins w:id="189">
        <w:r>
          <w:t xml:space="preserve">Figure </w:t>
        </w:r>
      </w:ins>
      <w:ins w:id="190">
        <w:r>
          <w:fldChar w:fldCharType="begin"/>
          <w:instrText xml:space="preserve"> SEQ Figure \* Arabic </w:instrText>
          <w:fldChar w:fldCharType="separate"/>
        </w:r>
      </w:ins>
      <w:ins w:id="191">
        <w:r>
          <w:t xml:space="preserve">10</w:t>
        </w:r>
      </w:ins>
      <w:r>
        <w:fldChar w:fldCharType="end"/>
      </w:r>
      <w:ins w:id="192">
        <w:r>
          <w:t xml:space="preserve"> : Grille régulière de probes </w:t>
        </w:r>
      </w:ins>
      <w:bookmarkEnd w:id="15"/>
      <w:r/>
      <w:ins w:id="193">
        <w:r/>
      </w:ins>
    </w:p>
    <w:p>
      <w:pPr>
        <w:pBdr/>
        <w:shd w:val="nil" w:color="auto"/>
        <w:spacing/>
        <w:ind/>
        <w:rPr>
          <w:ins w:id="194" w:author=""/>
          <w:sz w:val="24"/>
          <w:szCs w:val="24"/>
        </w:rPr>
      </w:pPr>
      <w:ins w:id="195">
        <w:r>
          <w:br w:type="page" w:clear="all"/>
        </w:r>
      </w:ins>
      <w:ins w:id="196">
        <w:r>
          <w:rPr>
            <w:sz w:val="24"/>
            <w:szCs w:val="24"/>
            <w:highlight w:val="none"/>
          </w:rPr>
          <w:t xml:space="preserve">2.2.2.1 Baking</w:t>
        </w:r>
      </w:ins>
      <w:ins w:id="197">
        <w:r>
          <w:rPr>
            <w:sz w:val="24"/>
            <w:szCs w:val="24"/>
            <w:highlight w:val="none"/>
            <w14:ligatures w14:val="none"/>
          </w:rPr>
        </w:r>
      </w:ins>
      <w:ins w:id="198">
        <w:r>
          <w:rPr>
            <w:sz w:val="24"/>
            <w:szCs w:val="24"/>
          </w:rPr>
        </w:r>
      </w:ins>
    </w:p>
    <w:p>
      <w:pPr>
        <w:pBdr/>
        <w:spacing/>
        <w:ind/>
        <w:rPr>
          <w:ins w:id="199" w:author=""/>
          <w:sz w:val="24"/>
          <w:szCs w:val="24"/>
        </w:rPr>
      </w:pPr>
      <w:ins w:id="200">
        <w:r>
          <w:rPr>
            <w:sz w:val="24"/>
            <w:szCs w:val="24"/>
          </w:rPr>
          <w:t xml:space="preserve">Nous utilisons la librairie de Jean-Claude Iehl gKit afin de pouvoir baker les probes.</w:t>
        </w:r>
      </w:ins>
      <w:ins w:id="201">
        <w:r>
          <w:rPr>
            <w:sz w:val="24"/>
            <w:szCs w:val="24"/>
          </w:rPr>
        </w:r>
      </w:ins>
    </w:p>
    <w:p>
      <w:pPr>
        <w:pBdr/>
        <w:spacing/>
        <w:ind/>
        <w:rPr>
          <w:ins w:id="202" w:author=""/>
          <w:sz w:val="24"/>
          <w:szCs w:val="24"/>
          <w:highlight w:val="none"/>
        </w:rPr>
      </w:pPr>
      <w:ins w:id="203">
        <w:r>
          <w:rPr>
            <w:sz w:val="24"/>
            <w:szCs w:val="24"/>
          </w:rPr>
          <w:t xml:space="preserve">Pour chaque probe, on calcule la lumière directe et indirecte reçue.</w:t>
        </w:r>
      </w:ins>
      <w:ins w:id="204">
        <w:r>
          <w:rPr>
            <w:sz w:val="24"/>
            <w:szCs w:val="24"/>
            <w:highlight w:val="none"/>
          </w:rPr>
        </w:r>
      </w:ins>
    </w:p>
    <w:p>
      <w:pPr>
        <w:pBdr/>
        <w:spacing/>
        <w:ind/>
        <w:rPr>
          <w:ins w:id="205" w:author=""/>
          <w:b w:val="0"/>
          <w:bCs w:val="0"/>
          <w:sz w:val="24"/>
          <w:szCs w:val="24"/>
          <w:highlight w:val="none"/>
        </w:rPr>
      </w:pPr>
      <w:ins w:id="206">
        <w:r>
          <w:rPr>
            <w:sz w:val="24"/>
            <w:szCs w:val="24"/>
            <w:highlight w:val="none"/>
          </w:rPr>
          <w:t xml:space="preserve">Pour l’illumination </w:t>
        </w:r>
      </w:ins>
      <w:ins w:id="207">
        <w:r>
          <w:rPr>
            <w:b/>
            <w:bCs/>
            <w:sz w:val="24"/>
            <w:szCs w:val="24"/>
            <w:highlight w:val="none"/>
          </w:rPr>
          <w:t xml:space="preserve">directe</w:t>
        </w:r>
      </w:ins>
      <w:ins w:id="208">
        <w:r>
          <w:rPr>
            <w:b w:val="0"/>
            <w:bCs w:val="0"/>
            <w:sz w:val="24"/>
            <w:szCs w:val="24"/>
            <w:highlight w:val="none"/>
          </w:rPr>
          <w:t xml:space="preserve">, on lance des rayons de manière aléatoire sur les sources de lumières de la scène. Le poids de ces sources est fixé en fonction de leur taille et de leur puissance.</w:t>
        </w:r>
      </w:ins>
      <w:ins w:id="209">
        <w:r>
          <w:rPr>
            <w:b w:val="0"/>
            <w:bCs w:val="0"/>
            <w:sz w:val="24"/>
            <w:szCs w:val="24"/>
          </w:rPr>
        </w:r>
      </w:ins>
      <w:ins w:id="210">
        <w:r>
          <w:rPr>
            <w:b w:val="0"/>
            <w:bCs w:val="0"/>
            <w:sz w:val="24"/>
            <w:szCs w:val="24"/>
            <w:highlight w:val="none"/>
          </w:rPr>
        </w:r>
      </w:ins>
    </w:p>
    <w:p>
      <w:pPr>
        <w:pBdr/>
        <w:spacing/>
        <w:ind/>
        <w:rPr>
          <w:ins w:id="211" w:author=""/>
          <w:b w:val="0"/>
          <w:bCs w:val="0"/>
          <w:sz w:val="24"/>
          <w:szCs w:val="24"/>
        </w:rPr>
      </w:pPr>
      <w:ins w:id="212">
        <w:r>
          <w:rPr>
            <w:b w:val="0"/>
            <w:bCs w:val="0"/>
            <w:sz w:val="24"/>
            <w:szCs w:val="24"/>
            <w:highlight w:val="none"/>
          </w:rPr>
          <w:t xml:space="preserve">Pour l’illumination </w:t>
        </w:r>
      </w:ins>
      <w:ins w:id="213">
        <w:r>
          <w:rPr>
            <w:b/>
            <w:bCs/>
            <w:sz w:val="24"/>
            <w:szCs w:val="24"/>
            <w:highlight w:val="none"/>
          </w:rPr>
          <w:t xml:space="preserve">indirecte</w:t>
        </w:r>
      </w:ins>
      <w:ins w:id="214">
        <w:r>
          <w:rPr>
            <w:b w:val="0"/>
            <w:bCs w:val="0"/>
            <w:sz w:val="24"/>
            <w:szCs w:val="24"/>
            <w:highlight w:val="none"/>
          </w:rPr>
          <w:t xml:space="preserve">, on lance des rayons autour de l</w:t>
        </w:r>
      </w:ins>
      <w:ins w:id="215">
        <w:r>
          <w:rPr>
            <w:b w:val="0"/>
            <w:bCs w:val="0"/>
            <w:sz w:val="24"/>
            <w:szCs w:val="24"/>
            <w:highlight w:val="none"/>
          </w:rPr>
          <w:t xml:space="preserve">a sphère de façon régulière, autour d’une « spirale de Fibonacci ». Cela permet de couvrir correctement toutes les directions.</w:t>
          <w:br/>
          <w:t xml:space="preserve">Afin d’éviter un biais, on rajouter un offset aléatoire pour chaque probe pour éviter d’avoir le même sampling pour chaque probe.</w:t>
        </w:r>
      </w:ins>
      <w:ins w:id="216">
        <w:r>
          <w:rPr>
            <w:b w:val="0"/>
            <w:bCs w:val="0"/>
            <w:sz w:val="24"/>
            <w:szCs w:val="24"/>
          </w:rPr>
        </w:r>
      </w:ins>
      <w:ins w:id="217">
        <w:r>
          <w:rPr>
            <w:b w:val="0"/>
            <w:bCs w:val="0"/>
            <w:sz w:val="24"/>
            <w:szCs w:val="24"/>
          </w:rPr>
        </w:r>
      </w:ins>
    </w:p>
    <w:p>
      <w:pPr>
        <w:pBdr/>
        <w:spacing/>
        <w:ind/>
        <w:jc w:val="center"/>
        <w:rPr>
          <w:ins w:id="218" w:author=""/>
          <w:highlight w:val="none"/>
        </w:rPr>
      </w:pPr>
      <w:ins w:id="219">
        <w:r>
          <mc:AlternateContent>
            <mc:Choice Requires="wpg">
              <w:drawing>
                <wp:inline xmlns:wp="http://schemas.openxmlformats.org/drawingml/2006/wordprocessingDrawing" distT="0" distB="0" distL="0" distR="0">
                  <wp:extent cx="4657725" cy="2314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25"/>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6.75pt;height:182.25pt;mso-wrap-distance-left:0.00pt;mso-wrap-distance-top:0.00pt;mso-wrap-distance-right:0.00pt;mso-wrap-distance-bottom:0.00pt;z-index:1;" stroked="false">
                  <v:imagedata r:id="rId25" o:title=""/>
                  <o:lock v:ext="edit" rotation="t"/>
                </v:shape>
              </w:pict>
            </mc:Fallback>
          </mc:AlternateContent>
        </w:r>
      </w:ins>
      <w:ins w:id="220">
        <w:r>
          <w:rPr>
            <w:highlight w:val="none"/>
          </w:rPr>
        </w:r>
      </w:ins>
    </w:p>
    <w:p>
      <w:pPr>
        <w:pStyle w:val="892"/>
        <w:pBdr/>
        <w:spacing/>
        <w:ind/>
        <w:jc w:val="center"/>
        <w:rPr>
          <w:ins w:id="221" w:author=""/>
          <w:vertAlign w:val="superscript"/>
        </w:rPr>
      </w:pPr>
      <w:r/>
      <w:bookmarkStart w:id="16" w:name="_Toc11"/>
      <w:ins w:id="222">
        <w:r>
          <w:t xml:space="preserve">Figure </w:t>
        </w:r>
      </w:ins>
      <w:ins w:id="223">
        <w:r>
          <w:fldChar w:fldCharType="begin"/>
          <w:instrText xml:space="preserve"> SEQ Figure \* Arabic </w:instrText>
          <w:fldChar w:fldCharType="separate"/>
        </w:r>
      </w:ins>
      <w:ins w:id="224">
        <w:r>
          <w:t xml:space="preserve">11</w:t>
        </w:r>
      </w:ins>
      <w:r>
        <w:fldChar w:fldCharType="end"/>
      </w:r>
      <w:ins w:id="225">
        <w:r>
          <w:t xml:space="preserve"> : Spirale de Fibonacci </w:t>
        </w:r>
      </w:ins>
      <w:ins w:id="226">
        <w:r>
          <w:rPr>
            <w:vertAlign w:val="superscript"/>
          </w:rPr>
        </w:r>
      </w:ins>
      <w:hyperlink w:tooltip="#Fibonacci" w:anchor="Fibonacci" w:history="1">
        <w:r>
          <w:rPr>
            <w:rStyle w:val="899"/>
            <w:vertAlign w:val="superscript"/>
          </w:rPr>
          <w:t xml:space="preserve">1</w:t>
        </w:r>
      </w:hyperlink>
      <w:r>
        <w:rPr>
          <w:vertAlign w:val="superscript"/>
        </w:rPr>
      </w:r>
      <w:bookmarkEnd w:id="16"/>
      <w:ins w:id="227">
        <w:r>
          <w:rPr>
            <w:vertAlign w:val="superscript"/>
          </w:rPr>
        </w:r>
      </w:ins>
      <w:ins w:id="228">
        <w:r>
          <w:rPr>
            <w:vertAlign w:val="superscript"/>
          </w:rPr>
        </w:r>
      </w:ins>
    </w:p>
    <w:p>
      <w:pPr>
        <w:pBdr/>
        <w:spacing/>
        <w:ind/>
        <w:rPr>
          <w:ins w:id="229" w:author=""/>
          <w:b w:val="0"/>
          <w:bCs w:val="0"/>
          <w:i w:val="0"/>
          <w:sz w:val="24"/>
          <w:szCs w:val="24"/>
        </w:rPr>
      </w:pPr>
      <w:ins w:id="230">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ins>
      <w:ins w:id="231">
        <w:r>
          <w:rPr>
            <w:b/>
            <w:bCs/>
            <w:i w:val="0"/>
            <w:iCs w:val="0"/>
            <w:sz w:val="24"/>
            <w:szCs w:val="24"/>
          </w:rPr>
          <w:t xml:space="preserve">invalide</w:t>
        </w:r>
      </w:ins>
      <w:ins w:id="232">
        <w:r>
          <w:rPr>
            <w:b w:val="0"/>
            <w:bCs w:val="0"/>
            <w:i w:val="0"/>
            <w:iCs w:val="0"/>
            <w:sz w:val="24"/>
            <w:szCs w:val="24"/>
          </w:rPr>
          <w:t xml:space="preserve">.</w:t>
          <w:br/>
          <w:t xml:space="preserve">On va essayer de </w:t>
        </w:r>
      </w:ins>
      <w:ins w:id="233">
        <w:r>
          <w:rPr>
            <w:b w:val="0"/>
            <w:bCs w:val="0"/>
            <w:i w:val="0"/>
            <w:iCs w:val="0"/>
            <w:sz w:val="24"/>
            <w:szCs w:val="24"/>
          </w:rPr>
          <w:t xml:space="preserve">trouver le chemin le plus court pour sortir de la géométrie.</w:t>
          <w:br/>
          <w:t xml:space="preserve">On profite pour cela des rayons lancés pendant le calcul de l’éclairage indirect : on sauvegarde le chemin le plus court, et on s’y déplace, pour ensuite recalculer une nouvelle fois. (figure 12)</w:t>
        </w:r>
      </w:ins>
      <w:ins w:id="234">
        <w:r>
          <w:rPr>
            <w:b w:val="0"/>
            <w:bCs w:val="0"/>
            <w:i w:val="0"/>
            <w:sz w:val="24"/>
            <w:szCs w:val="24"/>
            <w:highlight w:val="none"/>
          </w:rPr>
        </w:r>
      </w:ins>
      <w:ins w:id="235">
        <w:r>
          <w:rPr>
            <w:b w:val="0"/>
            <w:bCs w:val="0"/>
            <w:i w:val="0"/>
            <w:sz w:val="24"/>
            <w:szCs w:val="24"/>
          </w:rPr>
        </w:r>
      </w:ins>
    </w:p>
    <w:p>
      <w:pPr>
        <w:pBdr/>
        <w:spacing/>
        <w:ind/>
        <w:jc w:val="center"/>
        <w:rPr>
          <w:ins w:id="236" w:author=""/>
          <w:b w:val="0"/>
          <w:bCs w:val="0"/>
          <w:i w:val="0"/>
          <w:highlight w:val="none"/>
        </w:rPr>
      </w:pPr>
      <w:r>
        <w:rPr>
          <w:b w:val="0"/>
          <w:bCs w:val="0"/>
          <w:i w:val="0"/>
          <w:iCs w:val="0"/>
        </w:rPr>
      </w:r>
      <w:ins w:id="237">
        <w:r>
          <w:rPr>
            <w:rFonts w:ascii="Times New Roman" w:hAnsi="Times New Roman" w:eastAsia="Times New Roman" w:cs="Times New Roman"/>
            <w:color w:val="000000"/>
            <w:sz w:val="24"/>
          </w:rPr>
          <w:t xml:space="preserve"> </w:t>
        </w:r>
      </w:ins>
      <w:ins w:id="238">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26"/>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3.75pt;height:185.25pt;mso-wrap-distance-left:0.00pt;mso-wrap-distance-top:0.00pt;mso-wrap-distance-right:0.00pt;mso-wrap-distance-bottom:0.00pt;z-index:1;" stroked="false">
                  <v:imagedata r:id="rId26" o:title=""/>
                  <o:lock v:ext="edit" rotation="t"/>
                </v:shape>
              </w:pict>
            </mc:Fallback>
          </mc:AlternateContent>
        </w:r>
      </w:ins>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ins w:id="239">
        <w:r>
          <w:rPr>
            <w:b w:val="0"/>
            <w:bCs w:val="0"/>
            <w:i w:val="0"/>
            <w:highlight w:val="none"/>
          </w:rPr>
        </w:r>
      </w:ins>
    </w:p>
    <w:p>
      <w:pPr>
        <w:pStyle w:val="892"/>
        <w:pBdr/>
        <w:spacing/>
        <w:ind/>
        <w:jc w:val="center"/>
        <w:rPr>
          <w:ins w:id="240" w:author=""/>
        </w:rPr>
      </w:pPr>
      <w:r/>
      <w:bookmarkStart w:id="17" w:name="_Toc12"/>
      <w:ins w:id="241">
        <w:r>
          <w:t xml:space="preserve">Figure </w:t>
        </w:r>
      </w:ins>
      <w:ins w:id="242">
        <w:r>
          <w:fldChar w:fldCharType="begin"/>
          <w:instrText xml:space="preserve"> SEQ Figure \* Arabic </w:instrText>
          <w:fldChar w:fldCharType="separate"/>
        </w:r>
      </w:ins>
      <w:ins w:id="243">
        <w:r>
          <w:t xml:space="preserve">12</w:t>
        </w:r>
      </w:ins>
      <w:r>
        <w:fldChar w:fldCharType="end"/>
      </w:r>
      <w:ins w:id="244">
        <w:r>
          <w:t xml:space="preserve"> : Déplacement des probes invalides </w:t>
        </w:r>
      </w:ins>
      <w:bookmarkEnd w:id="17"/>
      <w:r/>
      <w:ins w:id="245">
        <w:r/>
      </w:ins>
    </w:p>
    <w:p>
      <w:pPr>
        <w:pBdr/>
        <w:spacing/>
        <w:ind/>
        <w:rPr>
          <w:ins w:id="246" w:author=""/>
          <w:sz w:val="24"/>
          <w:szCs w:val="24"/>
          <w:vertAlign w:val="superscript"/>
        </w:rPr>
      </w:pPr>
      <w:ins w:id="247">
        <w:r>
          <w:rPr>
            <w:sz w:val="24"/>
            <w:szCs w:val="24"/>
          </w:rPr>
          <w:t xml:space="preserve">On calcule un score d’invalidité : chaque rayon qui touche une </w:t>
        </w:r>
      </w:ins>
      <w:ins w:id="248">
        <w:r>
          <w:rPr>
            <w:sz w:val="24"/>
            <w:szCs w:val="24"/>
          </w:rPr>
          <w:t xml:space="preserve">backface augmente ce score.</w:t>
        </w:r>
      </w:ins>
      <w:ins w:id="249">
        <w:r>
          <w:rPr>
            <w:sz w:val="24"/>
            <w:szCs w:val="24"/>
            <w:vertAlign w:val="superscript"/>
          </w:rPr>
        </w:r>
      </w:ins>
      <w:hyperlink w:tooltip="#Unity" w:anchor="Unity" w:history="1">
        <w:r>
          <w:rPr>
            <w:rStyle w:val="899"/>
            <w:sz w:val="24"/>
            <w:szCs w:val="24"/>
            <w:vertAlign w:val="superscript"/>
          </w:rPr>
          <w:t xml:space="preserve">2</w:t>
        </w:r>
      </w:hyperlink>
      <w:ins w:id="250">
        <w:r>
          <w:rPr>
            <w:sz w:val="24"/>
            <w:szCs w:val="24"/>
            <w:vertAlign w:val="superscript"/>
          </w:rPr>
        </w:r>
      </w:ins>
      <w:ins w:id="251">
        <w:r>
          <w:rPr>
            <w:sz w:val="24"/>
            <w:szCs w:val="24"/>
            <w:vertAlign w:val="superscript"/>
          </w:rPr>
        </w:r>
      </w:ins>
    </w:p>
    <w:p>
      <w:pPr>
        <w:pBdr/>
        <w:spacing/>
        <w:ind/>
        <w:rPr>
          <w:ins w:id="252" w:author=""/>
          <w:sz w:val="24"/>
          <w:szCs w:val="24"/>
          <w:highlight w:val="none"/>
        </w:rPr>
      </w:pPr>
      <w:r>
        <w:rPr>
          <w:sz w:val="24"/>
          <w:szCs w:val="24"/>
        </w:rPr>
        <w:t xml:space="preserve">Ce score nous sert un tout petit peu plus tard : si jamais on ne réussit pas à sortir de la géométrie (si on est entre deux objets), on remplit cette probe avec les données des probes valides voisines. </w:t>
      </w:r>
      <w:ins w:id="253">
        <w:r>
          <w:rPr>
            <w:sz w:val="24"/>
            <w:szCs w:val="24"/>
            <w:highlight w:val="none"/>
          </w:rPr>
        </w:r>
      </w:ins>
    </w:p>
    <w:p>
      <w:pPr>
        <w:pBdr/>
        <w:spacing/>
        <w:ind/>
        <w:jc w:val="center"/>
        <w:rPr>
          <w:ins w:id="254" w:author=""/>
        </w:rPr>
      </w:pPr>
      <w:ins w:id="255">
        <w:r>
          <w:rPr>
            <w:highlight w:val="none"/>
          </w:rPr>
        </w:r>
      </w:ins>
      <w:ins w:id="256">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27"/>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01.25pt;height:100.50pt;mso-wrap-distance-left:0.00pt;mso-wrap-distance-top:0.00pt;mso-wrap-distance-right:0.00pt;mso-wrap-distance-bottom:0.00pt;z-index:1;" stroked="false">
                  <v:imagedata r:id="rId27" o:title=""/>
                  <o:lock v:ext="edit" rotation="t"/>
                </v:shape>
              </w:pict>
            </mc:Fallback>
          </mc:AlternateContent>
        </w:r>
      </w:ins>
      <w:ins w:id="257">
        <w:r>
          <w:rPr>
            <w:highlight w:val="none"/>
          </w:rPr>
        </w:r>
      </w:ins>
      <w:ins w:id="258">
        <w:r/>
      </w:ins>
    </w:p>
    <w:p>
      <w:pPr>
        <w:pStyle w:val="892"/>
        <w:pBdr/>
        <w:spacing/>
        <w:ind/>
        <w:jc w:val="center"/>
        <w:rPr>
          <w:ins w:id="259" w:author=""/>
        </w:rPr>
      </w:pPr>
      <w:r/>
      <w:bookmarkStart w:id="18" w:name="_Toc13"/>
      <w:ins w:id="260">
        <w:r>
          <w:t xml:space="preserve">Figure </w:t>
        </w:r>
      </w:ins>
      <w:ins w:id="261">
        <w:r>
          <w:fldChar w:fldCharType="begin"/>
          <w:instrText xml:space="preserve"> SEQ Figure \* Arabic </w:instrText>
          <w:fldChar w:fldCharType="separate"/>
        </w:r>
      </w:ins>
      <w:ins w:id="262">
        <w:r>
          <w:t xml:space="preserve">13</w:t>
        </w:r>
      </w:ins>
      <w:r>
        <w:fldChar w:fldCharType="end"/>
      </w:r>
      <w:ins w:id="263">
        <w:r>
          <w:t xml:space="preserve"> : Dilatation </w:t>
        </w:r>
      </w:ins>
      <w:bookmarkEnd w:id="18"/>
      <w:r/>
      <w:ins w:id="264">
        <w:r/>
      </w:ins>
    </w:p>
    <w:p>
      <w:pPr>
        <w:pBdr/>
        <w:spacing/>
        <w:ind/>
        <w:rPr>
          <w:ins w:id="265" w:author=""/>
          <w:bCs w:val="0"/>
          <w:i w:val="0"/>
          <w:sz w:val="24"/>
          <w:szCs w:val="24"/>
          <w:highlight w:val="none"/>
        </w:rPr>
      </w:pPr>
      <w:ins w:id="266">
        <w:r>
          <w:rPr>
            <w:i w:val="0"/>
            <w:iCs w:val="0"/>
            <w:sz w:val="24"/>
            <w:szCs w:val="24"/>
            <w:highlight w:val="none"/>
          </w:rPr>
          <w:t xml:space="preserve">Ensuite, dernier problème mais pas des moindres : il faut gérer les occultations !</w:t>
          <w:br/>
          <w:t xml:space="preserve">En effet, dans ce cas (figure 14) on veut sampler les probes de droite, mais pas celles de gauches car elles sont derrière un mur.</w:t>
        </w:r>
      </w:ins>
      <w:ins w:id="267">
        <w:r>
          <w:rPr>
            <w:bCs w:val="0"/>
            <w:i w:val="0"/>
            <w:sz w:val="24"/>
            <w:szCs w:val="24"/>
            <w:highlight w:val="none"/>
          </w:rPr>
        </w:r>
      </w:ins>
      <w:ins w:id="268">
        <w:r>
          <w:rPr>
            <w:bCs w:val="0"/>
            <w:i w:val="0"/>
            <w:sz w:val="24"/>
            <w:szCs w:val="24"/>
            <w:highlight w:val="none"/>
          </w:rPr>
        </w:r>
      </w:ins>
    </w:p>
    <w:p>
      <w:pPr>
        <w:pBdr/>
        <w:spacing/>
        <w:ind/>
        <w:jc w:val="center"/>
        <w:rPr>
          <w:ins w:id="269" w:author=""/>
          <w:bCs w:val="0"/>
          <w:i w:val="0"/>
          <w:highlight w:val="none"/>
        </w:rPr>
      </w:pPr>
      <w:ins w:id="270">
        <w:r>
          <w:rPr>
            <w:i w:val="0"/>
            <w:iCs w:val="0"/>
            <w:highlight w:val="none"/>
          </w:rPr>
        </w:r>
      </w:ins>
      <w:ins w:id="271">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28"/>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3.00pt;height:162.75pt;mso-wrap-distance-left:0.00pt;mso-wrap-distance-top:0.00pt;mso-wrap-distance-right:0.00pt;mso-wrap-distance-bottom:0.00pt;z-index:1;" stroked="false">
                  <v:imagedata r:id="rId28" o:title=""/>
                  <o:lock v:ext="edit" rotation="t"/>
                </v:shape>
              </w:pict>
            </mc:Fallback>
          </mc:AlternateContent>
        </w:r>
      </w:ins>
      <w:ins w:id="272">
        <w:r>
          <w:rPr>
            <w:i w:val="0"/>
            <w:iCs w:val="0"/>
            <w:highlight w:val="none"/>
          </w:rPr>
        </w:r>
      </w:ins>
      <w:ins w:id="273">
        <w:r>
          <w:rPr>
            <w:bCs w:val="0"/>
            <w:i w:val="0"/>
            <w:highlight w:val="none"/>
          </w:rPr>
        </w:r>
      </w:ins>
    </w:p>
    <w:p>
      <w:pPr>
        <w:pStyle w:val="892"/>
        <w:pBdr/>
        <w:spacing/>
        <w:ind/>
        <w:jc w:val="center"/>
        <w:rPr>
          <w:ins w:id="274" w:author=""/>
        </w:rPr>
      </w:pPr>
      <w:r/>
      <w:bookmarkStart w:id="19" w:name="_Toc14"/>
      <w:ins w:id="275">
        <w:r>
          <w:t xml:space="preserve">Figure </w:t>
        </w:r>
      </w:ins>
      <w:ins w:id="276">
        <w:r>
          <w:fldChar w:fldCharType="begin"/>
          <w:instrText xml:space="preserve"> SEQ Figure \* Arabic </w:instrText>
          <w:fldChar w:fldCharType="separate"/>
        </w:r>
      </w:ins>
      <w:ins w:id="277">
        <w:r>
          <w:t xml:space="preserve">14</w:t>
        </w:r>
      </w:ins>
      <w:r>
        <w:fldChar w:fldCharType="end"/>
      </w:r>
      <w:ins w:id="278">
        <w:r>
          <w:t xml:space="preserve"> : Occultation des probes </w:t>
        </w:r>
      </w:ins>
      <w:bookmarkEnd w:id="19"/>
      <w:r/>
      <w:ins w:id="279">
        <w:r/>
      </w:ins>
    </w:p>
    <w:p>
      <w:pPr>
        <w:pBdr/>
        <w:spacing/>
        <w:ind/>
        <w:rPr>
          <w:ins w:id="280" w:author=""/>
          <w:sz w:val="24"/>
          <w:szCs w:val="24"/>
          <w:highlight w:val="none"/>
        </w:rPr>
      </w:pPr>
      <w:ins w:id="281">
        <w:r>
          <w:rPr>
            <w:sz w:val="24"/>
            <w:szCs w:val="24"/>
          </w:rPr>
          <w:t xml:space="preserve">Pour avoir</w:t>
        </w:r>
      </w:ins>
      <w:ins w:id="282">
        <w:r>
          <w:rPr>
            <w:sz w:val="24"/>
            <w:szCs w:val="24"/>
          </w:rPr>
          <w:t xml:space="preserve"> cette information, il n’y a pas mille solutions... Chaque probe a besoin d’une depth map !</w:t>
          <w:br/>
          <w:t xml:space="preserve">En effet, lors du sampling (qui sera détaillé plus tard), nous avons besoin de connaître la distance entre la probe et ses alentours, et cela dans chaque direction.</w:t>
        </w:r>
      </w:ins>
      <w:ins w:id="283">
        <w:r>
          <w:rPr>
            <w:sz w:val="24"/>
            <w:szCs w:val="24"/>
            <w:highlight w:val="none"/>
          </w:rPr>
        </w:r>
      </w:ins>
    </w:p>
    <w:p>
      <w:pPr>
        <w:pBdr/>
        <w:spacing/>
        <w:ind/>
        <w:rPr>
          <w:ins w:id="284" w:author=""/>
          <w:sz w:val="24"/>
          <w:szCs w:val="24"/>
          <w:highlight w:val="none"/>
          <w:vertAlign w:val="baseline"/>
        </w:rPr>
      </w:pPr>
      <w:ins w:id="285">
        <w:r>
          <w:rPr>
            <w:sz w:val="24"/>
            <w:szCs w:val="24"/>
            <w:highlight w:val="none"/>
          </w:rPr>
          <w:t xml:space="preserve">Il faut donc enregistrer une nouvelle information sphérique, oui, mais pas dans des harmoniques sphériques.</w:t>
          <w:br/>
          <w:t xml:space="preserve">En effet, les différentes sources utilisées</w:t>
        </w:r>
      </w:ins>
      <w:ins w:id="286">
        <w:r>
          <w:rPr>
            <w:sz w:val="24"/>
            <w:szCs w:val="24"/>
            <w:highlight w:val="none"/>
            <w:vertAlign w:val="superscript"/>
          </w:rPr>
        </w:r>
      </w:ins>
      <w:hyperlink w:tooltip="#Implem" w:anchor="Implem" w:history="1">
        <w:r>
          <w:rPr>
            <w:rStyle w:val="899"/>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899"/>
            <w:sz w:val="24"/>
            <w:szCs w:val="24"/>
            <w:highlight w:val="none"/>
            <w:vertAlign w:val="superscript"/>
          </w:rPr>
          <w:t xml:space="preserve">4</w:t>
        </w:r>
      </w:hyperlink>
      <w:r>
        <w:rPr>
          <w:sz w:val="24"/>
          <w:szCs w:val="24"/>
          <w:highlight w:val="none"/>
          <w:vertAlign w:val="superscript"/>
        </w:rPr>
        <w:t xml:space="preserve"> </w:t>
      </w:r>
      <w:ins w:id="287">
        <w:r>
          <w:rPr>
            <w:sz w:val="24"/>
            <w:szCs w:val="24"/>
            <w:highlight w:val="none"/>
            <w:vertAlign w:val="baseline"/>
          </w:rPr>
          <w:t xml:space="preserve">préfèrent utiliser des octmap. A l’usage, les harmoniques sphériques ne sont pas faites pour une information de profondeur.</w:t>
        </w:r>
      </w:ins>
      <w:ins w:id="288">
        <w:r>
          <w:rPr>
            <w:sz w:val="24"/>
            <w:szCs w:val="24"/>
            <w:vertAlign w:val="baseline"/>
          </w:rPr>
        </w:r>
      </w:ins>
      <w:ins w:id="289">
        <w:r>
          <w:rPr>
            <w:sz w:val="24"/>
            <w:szCs w:val="24"/>
            <w:highlight w:val="none"/>
            <w:vertAlign w:val="baseline"/>
          </w:rPr>
        </w:r>
      </w:ins>
    </w:p>
    <w:p>
      <w:pPr>
        <w:pBdr/>
        <w:spacing/>
        <w:ind/>
        <w:rPr>
          <w:ins w:id="290" w:author=""/>
          <w:sz w:val="24"/>
          <w:szCs w:val="24"/>
          <w:highlight w:val="none"/>
          <w:vertAlign w:val="baseline"/>
        </w:rPr>
      </w:pPr>
      <w:ins w:id="291">
        <w:r>
          <w:rPr>
            <w:sz w:val="24"/>
            <w:szCs w:val="24"/>
            <w:highlight w:val="none"/>
            <w:vertAlign w:val="baseline"/>
          </w:rPr>
          <w:t xml:space="preserve">Simplifier une sphère en octaèdre permet facilement de l’enregistrer sur une texture 2D, ce qui aide grandement son enregistrement ainsi que son sampling. (figure 15)</w:t>
        </w:r>
      </w:ins>
      <w:ins w:id="292">
        <w:r>
          <w:rPr>
            <w:sz w:val="24"/>
            <w:szCs w:val="24"/>
            <w:highlight w:val="none"/>
            <w:vertAlign w:val="baseline"/>
          </w:rPr>
        </w:r>
      </w:ins>
      <w:ins w:id="293">
        <w:r>
          <w:rPr>
            <w:sz w:val="24"/>
            <w:szCs w:val="24"/>
            <w:highlight w:val="none"/>
            <w:vertAlign w:val="baseline"/>
          </w:rPr>
        </w:r>
      </w:ins>
    </w:p>
    <w:p>
      <w:pPr>
        <w:pBdr/>
        <w:spacing/>
        <w:ind/>
        <w:rPr>
          <w:ins w:id="294" w:author=""/>
          <w:highlight w:val="none"/>
          <w:vertAlign w:val="baseline"/>
        </w:rPr>
      </w:pPr>
      <w:ins w:id="295">
        <w:r>
          <w:rPr>
            <w:highlight w:val="none"/>
            <w:vertAlign w:val="baseline"/>
          </w:rPr>
        </w:r>
      </w:ins>
      <w:ins w:id="296">
        <w:r>
          <w:rPr>
            <w:highlight w:val="none"/>
            <w:vertAlign w:val="baseline"/>
          </w:rPr>
        </w:r>
      </w:ins>
      <w:ins w:id="297">
        <w:r>
          <w:rPr>
            <w:highlight w:val="none"/>
            <w:vertAlign w:val="baseline"/>
          </w:rPr>
        </w:r>
      </w:ins>
    </w:p>
    <w:p>
      <w:pPr>
        <w:pBdr/>
        <w:spacing/>
        <w:ind/>
        <w:jc w:val="center"/>
        <w:rPr>
          <w:ins w:id="298" w:author=""/>
          <w:vertAlign w:val="baseline"/>
        </w:rPr>
      </w:pPr>
      <w:ins w:id="299">
        <w:r>
          <w:rPr>
            <w:highlight w:val="none"/>
            <w:vertAlign w:val="baseline"/>
          </w:rPr>
        </w:r>
      </w:ins>
      <w:ins w:id="300">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4371975" cy="1619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29"/>
                          <a:stretch/>
                        </pic:blipFill>
                        <pic:spPr bwMode="auto">
                          <a:xfrm>
                            <a:off x="0" y="0"/>
                            <a:ext cx="4371975" cy="1619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4.25pt;height:127.50pt;mso-wrap-distance-left:0.00pt;mso-wrap-distance-top:0.00pt;mso-wrap-distance-right:0.00pt;mso-wrap-distance-bottom:0.00pt;z-index:1;" stroked="false">
                  <v:imagedata r:id="rId29" o:title=""/>
                  <o:lock v:ext="edit" rotation="t"/>
                </v:shape>
              </w:pict>
            </mc:Fallback>
          </mc:AlternateContent>
        </w:r>
      </w:ins>
      <w:ins w:id="301">
        <w:r>
          <w:rPr>
            <w:highlight w:val="none"/>
            <w:vertAlign w:val="baseline"/>
          </w:rPr>
        </w:r>
      </w:ins>
      <w:ins w:id="302">
        <w:r>
          <w:rPr>
            <w:vertAlign w:val="baseline"/>
          </w:rPr>
        </w:r>
      </w:ins>
    </w:p>
    <w:p>
      <w:pPr>
        <w:pStyle w:val="892"/>
        <w:pBdr/>
        <w:spacing/>
        <w:ind/>
        <w:jc w:val="center"/>
        <w:rPr>
          <w:ins w:id="303" w:author=""/>
        </w:rPr>
      </w:pPr>
      <w:r/>
      <w:bookmarkStart w:id="20" w:name="_Toc15"/>
      <w:ins w:id="304">
        <w:r>
          <w:t xml:space="preserve">Figure </w:t>
        </w:r>
      </w:ins>
      <w:ins w:id="305">
        <w:r>
          <w:fldChar w:fldCharType="begin"/>
          <w:instrText xml:space="preserve"> SEQ Figure \* Arabic </w:instrText>
          <w:fldChar w:fldCharType="separate"/>
        </w:r>
      </w:ins>
      <w:ins w:id="306">
        <w:r>
          <w:t xml:space="preserve">15</w:t>
        </w:r>
      </w:ins>
      <w:r>
        <w:fldChar w:fldCharType="end"/>
      </w:r>
      <w:ins w:id="307">
        <w:r>
          <w:t xml:space="preserve"> : Octahedral mapping </w:t>
        </w:r>
      </w:ins>
      <w:bookmarkEnd w:id="20"/>
      <w:r/>
      <w:ins w:id="308">
        <w:r/>
      </w:ins>
    </w:p>
    <w:p>
      <w:pPr>
        <w:pBdr/>
        <w:spacing/>
        <w:ind/>
        <w:rPr>
          <w:ins w:id="309" w:author=""/>
          <w:bCs w:val="0"/>
          <w:i w:val="0"/>
          <w:sz w:val="24"/>
          <w:szCs w:val="24"/>
          <w:highlight w:val="none"/>
        </w:rPr>
      </w:pPr>
      <w:r>
        <w:rPr>
          <w:i w:val="0"/>
          <w:iCs w:val="0"/>
          <w:sz w:val="24"/>
          <w:szCs w:val="24"/>
          <w:highlight w:val="none"/>
        </w:rPr>
      </w:r>
      <w:r>
        <w:rPr>
          <w:i w:val="0"/>
          <w:iCs w:val="0"/>
          <w:sz w:val="24"/>
          <w:szCs w:val="24"/>
          <w:highlight w:val="none"/>
        </w:rPr>
        <w:t xml:space="preserve">Pour ce qui est de générer des directions, c’est assez simple.</w:t>
        <w:br/>
        <w:t xml:space="preserve">Chaque point de l’octmap représente une direction. Lorsqu’on remplit la texture, on interpole entre les 3 directions du triangle dans lequel on se trouve.</w:t>
      </w:r>
      <w:ins w:id="310">
        <w:r>
          <w:rPr>
            <w:bCs w:val="0"/>
            <w:i w:val="0"/>
            <w:sz w:val="24"/>
            <w:szCs w:val="24"/>
            <w:highlight w:val="none"/>
          </w:rPr>
        </w:r>
      </w:ins>
      <w:ins w:id="311">
        <w:r>
          <w:rPr>
            <w:bCs w:val="0"/>
            <w:i w:val="0"/>
            <w:sz w:val="24"/>
            <w:szCs w:val="24"/>
            <w:highlight w:val="none"/>
          </w:rPr>
        </w:r>
      </w:ins>
    </w:p>
    <w:p>
      <w:pPr>
        <w:pBdr/>
        <w:spacing/>
        <w:ind/>
        <w:jc w:val="center"/>
        <w:rPr>
          <w:ins w:id="312" w:author=""/>
          <w:bCs w:val="0"/>
          <w:i w:val="0"/>
          <w:highlight w:val="none"/>
        </w:rPr>
      </w:pPr>
      <w:ins w:id="313">
        <w:r>
          <w:rPr>
            <w:i w:val="0"/>
            <w:iCs w:val="0"/>
            <w:highlight w:val="none"/>
          </w:rPr>
        </w:r>
      </w:ins>
      <w:ins w:id="314">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160655</wp:posOffset>
                  </wp:positionH>
                  <wp:positionV relativeFrom="paragraph">
                    <wp:posOffset>276225</wp:posOffset>
                  </wp:positionV>
                  <wp:extent cx="3257550" cy="2838450"/>
                  <wp:effectExtent l="0" t="0" r="0" b="0"/>
                  <wp:wrapSquare wrapText="bothSides"/>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720" name=""/>
                          <pic:cNvPicPr>
                            <a:picLocks noChangeAspect="1"/>
                          </pic:cNvPicPr>
                          <pic:nvPr/>
                        </pic:nvPicPr>
                        <pic:blipFill>
                          <a:blip r:embed="rId30"/>
                          <a:stretch/>
                        </pic:blipFill>
                        <pic:spPr bwMode="auto">
                          <a:xfrm>
                            <a:off x="0" y="0"/>
                            <a:ext cx="3257550" cy="2838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46080;o:allowoverlap:true;o:allowincell:true;mso-position-horizontal-relative:text;margin-left:12.65pt;mso-position-horizontal:absolute;mso-position-vertical-relative:text;margin-top:21.75pt;mso-position-vertical:absolute;width:256.50pt;height:223.50pt;mso-wrap-distance-left:9.07pt;mso-wrap-distance-top:0.00pt;mso-wrap-distance-right:9.07pt;mso-wrap-distance-bottom:0.00pt;z-index:1;" stroked="false">
                  <w10:wrap type="square"/>
                  <v:imagedata r:id="rId30" o:title=""/>
                  <o:lock v:ext="edit" rotation="t"/>
                </v:shape>
              </w:pict>
            </mc:Fallback>
          </mc:AlternateContent>
        </w:r>
      </w:ins>
      <w:ins w:id="315">
        <w:r>
          <w:rPr>
            <w:i w:val="0"/>
            <w:iCs w:val="0"/>
            <w:highlight w:val="none"/>
          </w:rPr>
        </w:r>
      </w:ins>
      <w:ins w:id="316">
        <w:r>
          <w:rPr>
            <w:bCs w:val="0"/>
            <w:i w:val="0"/>
            <w:highlight w:val="none"/>
          </w:rPr>
        </w:r>
      </w:ins>
    </w:p>
    <w:p>
      <w:pPr>
        <w:pStyle w:val="892"/>
        <w:pBdr/>
        <w:spacing/>
        <w:ind/>
        <w:jc w:val="center"/>
        <w:rPr>
          <w:ins w:id="317" w:author=""/>
        </w:rPr>
      </w:pPr>
      <w:ins w:id="318">
        <w:r>
          <w:rPr>
            <w:highlight w:val="none"/>
          </w:rPr>
        </w:r>
      </w:ins>
      <w:ins w:id="319">
        <w:r>
          <w:rPr>
            <w:highlight w:val="none"/>
          </w:rPr>
        </w:r>
      </w:ins>
      <w:ins w:id="320">
        <w:r/>
      </w:ins>
    </w:p>
    <w:p>
      <w:pPr>
        <w:pStyle w:val="892"/>
        <w:pBdr/>
        <w:spacing/>
        <w:ind/>
        <w:jc w:val="center"/>
        <w:rPr>
          <w:ins w:id="321" w:author=""/>
          <w:highlight w:val="none"/>
        </w:rPr>
      </w:pPr>
      <w:ins w:id="322">
        <w:r>
          <w:rPr>
            <w:highlight w:val="none"/>
          </w:rPr>
        </w:r>
      </w:ins>
      <w:ins w:id="323">
        <w:r>
          <w:rPr>
            <w:highlight w:val="none"/>
          </w:rPr>
        </w:r>
      </w:ins>
      <w:ins w:id="324">
        <w:r>
          <w:rPr>
            <w:highlight w:val="none"/>
          </w:rPr>
        </w:r>
      </w:ins>
    </w:p>
    <w:p>
      <w:pPr>
        <w:pStyle w:val="892"/>
        <w:pBdr/>
        <w:spacing/>
        <w:ind/>
        <w:jc w:val="center"/>
        <w:rPr>
          <w:ins w:id="325" w:author=""/>
          <w:highlight w:val="none"/>
        </w:rPr>
      </w:pPr>
      <w:ins w:id="326">
        <w:r>
          <w:rPr>
            <w:highlight w:val="none"/>
          </w:rPr>
        </w:r>
      </w:ins>
      <w:ins w:id="327">
        <w:r>
          <w:rPr>
            <w:highlight w:val="none"/>
          </w:rPr>
        </w:r>
      </w:ins>
      <w:ins w:id="328">
        <w:r>
          <w:rPr>
            <w:highlight w:val="none"/>
          </w:rPr>
        </w:r>
      </w:ins>
    </w:p>
    <w:p>
      <w:pPr>
        <w:pStyle w:val="892"/>
        <w:pBdr/>
        <w:spacing/>
        <w:ind/>
        <w:jc w:val="center"/>
        <w:rPr>
          <w:ins w:id="329" w:author=""/>
          <w:highlight w:val="none"/>
        </w:rPr>
      </w:pPr>
      <w:ins w:id="330">
        <w:r>
          <w:rPr>
            <w:highlight w:val="none"/>
          </w:rPr>
        </w:r>
      </w:ins>
      <w:ins w:id="331">
        <w:r>
          <mc:AlternateContent>
            <mc:Choice Requires="wpg">
              <w:drawing>
                <wp:inline xmlns:wp="http://schemas.openxmlformats.org/drawingml/2006/wordprocessingDrawing" distT="0" distB="0" distL="0" distR="0">
                  <wp:extent cx="1352550" cy="13525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1"/>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06.50pt;height:106.50pt;mso-wrap-distance-left:0.00pt;mso-wrap-distance-top:0.00pt;mso-wrap-distance-right:0.00pt;mso-wrap-distance-bottom:0.00pt;z-index:1;" stroked="false">
                  <v:imagedata r:id="rId31" o:title=""/>
                  <o:lock v:ext="edit" rotation="t"/>
                </v:shape>
              </w:pict>
            </mc:Fallback>
          </mc:AlternateContent>
        </w:r>
      </w:ins>
      <w:ins w:id="332">
        <w:r>
          <w:rPr>
            <w:highlight w:val="none"/>
          </w:rPr>
        </w:r>
      </w:ins>
      <w:ins w:id="333">
        <w:r>
          <w:rPr>
            <w:highlight w:val="none"/>
          </w:rPr>
        </w:r>
      </w:ins>
    </w:p>
    <w:p>
      <w:pPr>
        <w:pStyle w:val="892"/>
        <w:pBdr/>
        <w:spacing/>
        <w:ind/>
        <w:jc w:val="center"/>
        <w:rPr>
          <w:ins w:id="334" w:author=""/>
        </w:rPr>
      </w:pPr>
      <w:r/>
      <w:bookmarkStart w:id="21" w:name="_Toc16"/>
      <w:ins w:id="335">
        <w:r>
          <w:t xml:space="preserve">Figure </w:t>
        </w:r>
      </w:ins>
      <w:ins w:id="336">
        <w:r>
          <w:fldChar w:fldCharType="begin"/>
          <w:instrText xml:space="preserve"> SEQ Figure \* Arabic </w:instrText>
          <w:fldChar w:fldCharType="separate"/>
        </w:r>
      </w:ins>
      <w:ins w:id="337">
        <w:r>
          <w:t xml:space="preserve">16</w:t>
        </w:r>
      </w:ins>
      <w:r>
        <w:fldChar w:fldCharType="end"/>
      </w:r>
      <w:ins w:id="338">
        <w:r>
          <w:t xml:space="preserve"> : Exemple d'octmap </w:t>
        </w:r>
      </w:ins>
      <w:bookmarkEnd w:id="21"/>
      <w:r/>
      <w:ins w:id="339">
        <w:r/>
      </w:ins>
    </w:p>
    <w:p>
      <w:pPr>
        <w:pStyle w:val="892"/>
        <w:pBdr/>
        <w:spacing/>
        <w:ind/>
        <w:jc w:val="center"/>
        <w:rPr>
          <w:ins w:id="340" w:author=""/>
          <w:highlight w:val="none"/>
        </w:rPr>
      </w:pPr>
      <w:ins w:id="341">
        <w:r>
          <w:rPr>
            <w:highlight w:val="none"/>
          </w:rPr>
        </w:r>
      </w:ins>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809122</wp:posOffset>
                </wp:positionH>
                <wp:positionV relativeFrom="paragraph">
                  <wp:posOffset>160435</wp:posOffset>
                </wp:positionV>
                <wp:extent cx="3257550" cy="457200"/>
                <wp:effectExtent l="0" t="0" r="0" b="0"/>
                <wp:wrapSquare wrapText="bothSides"/>
                <wp:docPr id="23" name=""/>
                <wp:cNvGraphicFramePr/>
                <a:graphic xmlns:a="http://schemas.openxmlformats.org/drawingml/2006/main">
                  <a:graphicData uri="http://schemas.microsoft.com/office/word/2010/wordprocessingShape">
                    <wps:wsp>
                      <wps:cNvPr id="0" name=""/>
                      <wps:cNvSpPr/>
                      <wps:spPr bwMode="auto">
                        <a:xfrm>
                          <a:off x="0" y="0"/>
                          <a:ext cx="3257550" cy="258793"/>
                        </a:xfrm>
                        <a:prstGeom prst="rect">
                          <a:avLst/>
                        </a:prstGeom>
                        <a:noFill/>
                        <a:ln>
                          <a:noFill/>
                        </a:ln>
                      </wps:spPr>
                      <wps:txbx>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2" o:spid="_x0000_s22" o:spt="1" type="#_x0000_t1" style="position:absolute;z-index:68608;o:allowoverlap:true;o:allowincell:true;mso-position-horizontal-relative:text;margin-left:63.71pt;mso-position-horizontal:absolute;mso-position-vertical-relative:text;margin-top:12.63pt;mso-position-vertical:absolute;width:256.50pt;height:36.00pt;mso-wrap-distance-left:9.07pt;mso-wrap-distance-top:0.00pt;mso-wrap-distance-right:9.07pt;mso-wrap-distance-bottom:0.00pt;v-text-anchor:top;visibility:visible;" filled="f" stroked="f">
                <w10:wrap type="square"/>
                <v:textbox inset="0,0,0,0">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v:textbox>
              </v:shape>
            </w:pict>
          </mc:Fallback>
        </mc:AlternateContent>
      </w:r>
      <w:ins w:id="342">
        <w:r>
          <w:rPr>
            <w:highlight w:val="none"/>
          </w:rPr>
        </w:r>
      </w:ins>
      <w:ins w:id="343">
        <w:r>
          <w:rPr>
            <w:highlight w:val="none"/>
          </w:rPr>
        </w:r>
      </w:ins>
    </w:p>
    <w:p>
      <w:pPr>
        <w:pStyle w:val="892"/>
        <w:pBdr/>
        <w:tabs>
          <w:tab w:val="left" w:leader="none" w:pos="9030"/>
        </w:tabs>
        <w:spacing/>
        <w:ind/>
        <w:jc w:val="left"/>
        <w:rPr>
          <w:ins w:id="344" w:author=""/>
          <w:highlight w:val="none"/>
        </w:rPr>
      </w:pPr>
      <w:ins w:id="345">
        <w:r>
          <w:tab/>
        </w:r>
      </w:ins>
      <w:ins w:id="346">
        <w:r>
          <w:rPr>
            <w:highlight w:val="none"/>
          </w:rPr>
        </w:r>
      </w:ins>
    </w:p>
    <w:p>
      <w:pPr>
        <w:pBdr/>
        <w:spacing/>
        <w:ind/>
        <w:rPr>
          <w:ins w:id="347" w:author=""/>
          <w:sz w:val="24"/>
          <w:szCs w:val="24"/>
          <w:highlight w:val="none"/>
        </w:rPr>
      </w:pPr>
      <w:ins w:id="348">
        <w:r>
          <w:rPr>
            <w:sz w:val="24"/>
            <w:szCs w:val="24"/>
          </w:rPr>
          <w:t xml:space="preserve">Maintenant qu’on a nos directions, on peut remplir nos octmap en lançant des rayons. Pour se faire, on envoie plusieurs rayons par pixel, on calcule la moyenne et on enregistre également la variance, qui sera utilisée plus tard lors du sampling.</w:t>
        </w:r>
      </w:ins>
      <w:ins w:id="349">
        <w:r>
          <w:rPr>
            <w:sz w:val="24"/>
            <w:szCs w:val="24"/>
            <w:highlight w:val="none"/>
          </w:rPr>
        </w:r>
      </w:ins>
    </w:p>
    <w:p>
      <w:pPr>
        <w:pBdr/>
        <w:spacing/>
        <w:ind/>
        <w:rPr>
          <w:ins w:id="350" w:author=""/>
          <w:sz w:val="24"/>
          <w:szCs w:val="24"/>
          <w:highlight w:val="none"/>
        </w:rPr>
      </w:pPr>
      <w:ins w:id="351">
        <w:r>
          <w:rPr>
            <w:sz w:val="24"/>
            <w:szCs w:val="24"/>
            <w:highlight w:val="none"/>
          </w:rPr>
          <w:t xml:space="preserve">Octmaps comme harmoniques sphériques sont enregistrées dans des tableaux 1D (.csv), car nous en avons besoin afin d’utiliser l’API de ThreeJS pour transmettre des textures 3D au fragment shader.</w:t>
        </w:r>
      </w:ins>
      <w:ins w:id="352">
        <w:r>
          <w:rPr>
            <w:sz w:val="24"/>
            <w:szCs w:val="24"/>
            <w:highlight w:val="none"/>
          </w:rPr>
        </w:r>
      </w:ins>
      <w:ins w:id="353">
        <w:r>
          <w:rPr>
            <w:sz w:val="24"/>
            <w:szCs w:val="24"/>
            <w:highlight w:val="none"/>
          </w:rPr>
        </w:r>
      </w:ins>
    </w:p>
    <w:p>
      <w:pPr>
        <w:pBdr/>
        <w:spacing/>
        <w:ind/>
        <w:rPr>
          <w:ins w:id="354" w:author=""/>
          <w:sz w:val="24"/>
          <w:szCs w:val="24"/>
          <w:highlight w:val="none"/>
        </w:rPr>
      </w:pPr>
      <w:ins w:id="355">
        <w:r>
          <w:rPr>
            <w:sz w:val="24"/>
            <w:szCs w:val="24"/>
            <w:highlight w:val="none"/>
          </w:rPr>
          <w:t xml:space="preserve">Le fait d’utiliser des textures 3D simplifie grandement le sampling.</w:t>
        </w:r>
      </w:ins>
      <w:ins w:id="356">
        <w:r>
          <w:rPr>
            <w:sz w:val="24"/>
            <w:szCs w:val="24"/>
            <w:highlight w:val="none"/>
          </w:rPr>
        </w:r>
      </w:ins>
      <w:ins w:id="357">
        <w:r>
          <w:rPr>
            <w:sz w:val="24"/>
            <w:szCs w:val="24"/>
            <w:highlight w:val="none"/>
          </w:rPr>
        </w:r>
      </w:ins>
    </w:p>
    <w:p>
      <w:pPr>
        <w:pBdr/>
        <w:shd w:val="nil" w:color="auto"/>
        <w:spacing/>
        <w:ind/>
        <w:rPr>
          <w:ins w:id="358" w:author=""/>
          <w:sz w:val="24"/>
          <w:szCs w:val="24"/>
          <w:highlight w:val="none"/>
        </w:rPr>
      </w:pPr>
      <w:ins w:id="359">
        <w:r>
          <w:rPr>
            <w:sz w:val="24"/>
            <w:szCs w:val="24"/>
            <w:highlight w:val="none"/>
          </w:rPr>
          <w:br w:type="page" w:clear="all"/>
        </w:r>
      </w:ins>
      <w:ins w:id="360">
        <w:r>
          <w:rPr>
            <w:sz w:val="24"/>
            <w:szCs w:val="24"/>
            <w:highlight w:val="none"/>
          </w:rPr>
        </w:r>
      </w:ins>
      <w:ins w:id="361">
        <w:r>
          <w:rPr>
            <w:sz w:val="24"/>
            <w:szCs w:val="24"/>
            <w:highlight w:val="none"/>
          </w:rPr>
        </w:r>
      </w:ins>
    </w:p>
    <w:p>
      <w:pPr>
        <w:pStyle w:val="857"/>
        <w:pBdr/>
        <w:spacing/>
        <w:ind/>
        <w:rPr>
          <w:ins w:id="362" w:author=""/>
          <w:highlight w:val="none"/>
          <w14:ligatures w14:val="none"/>
        </w:rPr>
      </w:pPr>
      <w:ins w:id="363">
        <w:r>
          <w:rPr>
            <w:highlight w:val="none"/>
          </w:rPr>
          <w:t xml:space="preserve">2.2.2.2 Sampling</w:t>
        </w:r>
      </w:ins>
      <w:ins w:id="364">
        <w:r>
          <w:rPr>
            <w:highlight w:val="none"/>
            <w14:ligatures w14:val="none"/>
          </w:rPr>
        </w:r>
      </w:ins>
      <w:ins w:id="365">
        <w:r>
          <w:rPr>
            <w:highlight w:val="none"/>
            <w14:ligatures w14:val="none"/>
          </w:rPr>
        </w:r>
      </w:ins>
    </w:p>
    <w:p>
      <w:pPr>
        <w:pBdr/>
        <w:spacing/>
        <w:ind/>
        <w:rPr>
          <w:ins w:id="366" w:author=""/>
          <w:highlight w:val="none"/>
        </w:rPr>
      </w:pPr>
      <w:ins w:id="367">
        <w:r>
          <w:t xml:space="preserve">Nous voilà maintenant avec nos probes bakées, équipées d’harmoniques sphériques et de depth map.</w:t>
        </w:r>
      </w:ins>
      <w:ins w:id="368">
        <w:r>
          <w:rPr>
            <w:highlight w:val="none"/>
          </w:rPr>
        </w:r>
      </w:ins>
      <w:ins w:id="369">
        <w:r>
          <w:rPr>
            <w:highlight w:val="none"/>
          </w:rPr>
        </w:r>
      </w:ins>
    </w:p>
    <w:p>
      <w:pPr>
        <w:pBdr/>
        <w:spacing/>
        <w:ind/>
        <w:rPr>
          <w:ins w:id="370" w:author=""/>
          <w:bCs/>
          <w:i/>
          <w:highlight w:val="none"/>
        </w:rPr>
      </w:pPr>
      <w:ins w:id="371">
        <w:r>
          <w:rPr>
            <w:highlight w:val="none"/>
          </w:rPr>
          <w:t xml:space="preserve">Nous sommes dans le fragmen</w:t>
        </w:r>
      </w:ins>
      <w:ins w:id="372">
        <w:r>
          <w:rPr>
            <w:highlight w:val="none"/>
          </w:rPr>
          <w:t xml:space="preserve">t shader, avec un point de sampling, et une « cage » de 8 probes à sampler. </w:t>
          <w:br/>
          <w:t xml:space="preserve">L’objectif est de réaliser une simple interpolation trilinéaire, avec une contrainte : donner un poids à chaque probe en fonction de sa disponibilité (si elle est obstruée ou non)</w:t>
        </w:r>
      </w:ins>
      <w:r>
        <w:rPr>
          <w:bCs/>
          <w:i/>
        </w:rPr>
        <w:t xml:space="preserve">.</w:t>
      </w:r>
      <w:ins w:id="373">
        <w:r>
          <w:rPr>
            <w:highlight w:val="none"/>
          </w:rPr>
        </w:r>
      </w:ins>
      <w:ins w:id="374">
        <w:r>
          <w:rPr>
            <w:bCs/>
            <w:i/>
            <w:highlight w:val="none"/>
          </w:rPr>
        </w:r>
      </w:ins>
    </w:p>
    <w:p>
      <w:pPr>
        <w:pBdr/>
        <w:spacing/>
        <w:ind/>
        <w:rPr>
          <w:ins w:id="375" w:author=""/>
          <w:bCs w:val="0"/>
          <w:i w:val="0"/>
          <w:highlight w:val="none"/>
        </w:rPr>
      </w:pPr>
      <w:ins w:id="376">
        <w:r>
          <w:rPr>
            <w:bCs/>
            <w:i w:val="0"/>
            <w:iCs w:val="0"/>
            <w:highlight w:val="none"/>
          </w:rPr>
          <w:t xml:space="preserve">Afin d’éviter les changements brutaux lors de forts changement de profondeur d’un pixel à l’autre de la depth map, on utilise la variance pour modifier le poids de la probe obstruée.</w:t>
        </w:r>
      </w:ins>
      <w:ins w:id="377">
        <w:r>
          <w:rPr>
            <w:bCs w:val="0"/>
            <w:i w:val="0"/>
            <w:highlight w:val="none"/>
          </w:rPr>
        </w:r>
      </w:ins>
      <w:ins w:id="378">
        <w:r>
          <w:rPr>
            <w:bCs w:val="0"/>
            <w:i w:val="0"/>
            <w:highlight w:val="none"/>
          </w:rPr>
        </w:r>
      </w:ins>
    </w:p>
    <w:p>
      <w:pPr>
        <w:pBdr/>
        <w:spacing/>
        <w:ind/>
        <w:rPr>
          <w:ins w:id="379" w:author=""/>
          <w:bCs w:val="0"/>
          <w:i w:val="0"/>
          <w:highlight w:val="none"/>
        </w:rPr>
      </w:pPr>
      <w:ins w:id="380">
        <w:r>
          <w:rPr>
            <w:bCs/>
            <w:i w:val="0"/>
            <w:iCs w:val="0"/>
            <w:highlight w:val="none"/>
          </w:rPr>
          <w:t xml:space="preserve">Nous profitons bien-sûr de l’interpolation matérielle lors du requêtage des depth maps.</w:t>
        </w:r>
      </w:ins>
      <w:ins w:id="381">
        <w:r>
          <w:rPr>
            <w:bCs/>
            <w:i w:val="0"/>
            <w:iCs w:val="0"/>
            <w:highlight w:val="none"/>
          </w:rPr>
        </w:r>
      </w:ins>
      <w:ins w:id="382">
        <w:r>
          <w:rPr>
            <w:bCs w:val="0"/>
            <w:i w:val="0"/>
            <w:highlight w:val="none"/>
          </w:rPr>
        </w:r>
      </w:ins>
    </w:p>
    <w:p>
      <w:pPr>
        <w:pBdr/>
        <w:spacing/>
        <w:ind/>
        <w:rPr>
          <w:ins w:id="383" w:author=""/>
        </w:rPr>
      </w:pPr>
      <w:r/>
      <w:ins w:id="384">
        <w:r/>
      </w:ins>
    </w:p>
    <w:p>
      <w:pPr>
        <w:pBdr/>
        <w:spacing/>
        <w:ind/>
        <w:rPr>
          <w:ins w:id="385" w:author=""/>
          <w:b/>
          <w:bCs/>
          <w:highlight w:val="none"/>
        </w:rPr>
      </w:pPr>
      <w:ins w:id="386">
        <w:r>
          <w:rPr>
            <w:b/>
            <w:bCs/>
            <w:highlight w:val="none"/>
          </w:rPr>
        </w:r>
      </w:ins>
      <w:ins w:id="387">
        <w:r>
          <w:rPr>
            <w:b/>
            <w:bCs/>
            <w:highlight w:val="none"/>
          </w:rPr>
        </w:r>
      </w:ins>
      <w:ins w:id="388">
        <w:r>
          <w:rPr>
            <w:b/>
            <w:bCs/>
            <w:highlight w:val="none"/>
          </w:rPr>
        </w:r>
      </w:ins>
    </w:p>
    <w:p>
      <w:pPr>
        <w:pStyle w:val="856"/>
        <w:pBdr/>
        <w:spacing/>
        <w:ind/>
        <w:rPr/>
      </w:pPr>
      <w:r>
        <w:t xml:space="preserve">2.2.3 Résultats</w:t>
      </w:r>
      <w:r/>
    </w:p>
    <w:p>
      <w:pPr>
        <w:pBdr/>
        <w:spacing/>
        <w:ind/>
        <w:rPr/>
      </w:pPr>
      <w:r/>
      <w:r/>
    </w:p>
    <w:p>
      <w:pPr>
        <w:pBdr/>
        <w:spacing/>
        <w:ind/>
        <w:rPr/>
      </w:pPr>
      <w:r/>
      <w:r/>
    </w:p>
    <w:p>
      <w:pPr>
        <w:pStyle w:val="854"/>
        <w:pBdr/>
        <w:spacing/>
        <w:ind/>
        <w:rPr/>
      </w:pPr>
      <w:r>
        <w:t xml:space="preserve">3. Conclusion</w:t>
      </w:r>
      <w:r/>
    </w:p>
    <w:p>
      <w:pPr>
        <w:pBdr/>
        <w:spacing/>
        <w:ind/>
        <w:rPr/>
      </w:pPr>
      <w:r/>
      <w:r/>
    </w:p>
    <w:p>
      <w:pPr>
        <w:pStyle w:val="854"/>
        <w:pBdr/>
        <w:spacing/>
        <w:ind/>
        <w:rPr/>
      </w:pPr>
      <w:r>
        <w:t xml:space="preserve">Sources</w:t>
      </w:r>
      <w:r/>
    </w:p>
    <w:p>
      <w:pPr>
        <w:pBdr/>
        <w:spacing/>
        <w:ind/>
        <w:rPr>
          <w:highlight w:val="none"/>
        </w:rPr>
      </w:pPr>
      <w:r>
        <w:t xml:space="preserve">Figure 1 : </w:t>
      </w:r>
      <w:hyperlink r:id="rId32" w:tooltip="https://liris.cnrs.fr/liris" w:history="1">
        <w:r>
          <w:rPr>
            <w:rStyle w:val="899"/>
          </w:rPr>
          <w:t xml:space="preserve">https://liris.cnrs.fr/liris</w:t>
        </w:r>
        <w:r>
          <w:rPr>
            <w:rStyle w:val="899"/>
          </w:rPr>
        </w:r>
      </w:hyperlink>
      <w:r/>
      <w:r>
        <w:rPr>
          <w:highlight w:val="none"/>
        </w:rPr>
      </w:r>
    </w:p>
    <w:p>
      <w:pPr>
        <w:pBdr/>
        <w:spacing/>
        <w:ind/>
        <w:rPr>
          <w:highlight w:val="none"/>
        </w:rPr>
      </w:pPr>
      <w:ins w:id="389">
        <w:r>
          <w:rPr>
            <w:highlight w:val="none"/>
          </w:rPr>
          <w:t xml:space="preserve">1 : </w:t>
        </w:r>
      </w:ins>
      <w:hyperlink r:id="rId33" w:tooltip="https://www.lgdv.tf.fau.de/uploads/publications/spherical_fibonacci_mapping.pdf" w:history="1">
        <w:r>
          <w:rPr>
            <w:rStyle w:val="899"/>
            <w:highlight w:val="none"/>
          </w:rPr>
          <w:t xml:space="preserve">https://www.lgdv.tf.fau.de/uploads/publications/spherical_fibonacci_mapping.pdf</w:t>
        </w:r>
        <w:r>
          <w:rPr>
            <w:rStyle w:val="899"/>
            <w:highlight w:val="none"/>
          </w:rPr>
        </w:r>
        <w:bookmarkStart w:id="2" w:name="Fibonacci"/>
        <w:r>
          <w:rPr>
            <w:rStyle w:val="899"/>
            <w:highlight w:val="none"/>
          </w:rPr>
        </w:r>
        <w:bookmarkEnd w:id="2"/>
        <w:r>
          <w:rPr>
            <w:rStyle w:val="899"/>
            <w:highlight w:val="none"/>
          </w:rPr>
        </w:r>
        <w:ins w:id="390">
          <w:r>
            <w:rPr>
              <w:rStyle w:val="899"/>
              <w:highlight w:val="none"/>
            </w:rPr>
          </w:r>
        </w:ins>
      </w:hyperlink>
      <w:r>
        <w:rPr>
          <w:highlight w:val="none"/>
        </w:rPr>
      </w:r>
      <w:r>
        <w:rPr>
          <w:highlight w:val="none"/>
        </w:rPr>
      </w:r>
    </w:p>
    <w:p>
      <w:pPr>
        <w:pBdr/>
        <w:spacing/>
        <w:ind/>
        <w:rPr>
          <w:highlight w:val="none"/>
        </w:rPr>
      </w:pPr>
      <w:ins w:id="391">
        <w:r>
          <w:rPr>
            <w:highlight w:val="none"/>
          </w:rPr>
          <w:t xml:space="preserve">2 : </w:t>
        </w:r>
      </w:ins>
      <w:ins w:id="392">
        <w:r>
          <w:rPr>
            <w:highlight w:val="none"/>
          </w:rPr>
        </w:r>
      </w:ins>
      <w:hyperlink r:id="rId34" w:tooltip="https://advances.realtimerendering.com/s2022/SIGGRAPH2022-Advances-Enemies-Ciardi et al.pdf" w:history="1">
        <w:r>
          <w:rPr>
            <w:rStyle w:val="899"/>
            <w:highlight w:val="none"/>
          </w:rPr>
          <w:t xml:space="preserve">https://advances.realtimerendering.com/s2022/SIGGRAPH2022-Advances-Enemies-Ciardi%20et%20al.pdf</w:t>
        </w:r>
        <w:r>
          <w:rPr>
            <w:rStyle w:val="899"/>
            <w:highlight w:val="none"/>
          </w:rPr>
        </w:r>
        <w:bookmarkStart w:id="3" w:name="Unity"/>
        <w:r>
          <w:rPr>
            <w:rStyle w:val="899"/>
            <w:highlight w:val="none"/>
          </w:rPr>
        </w:r>
        <w:bookmarkEnd w:id="3"/>
        <w:r>
          <w:rPr>
            <w:rStyle w:val="899"/>
            <w:highlight w:val="none"/>
          </w:rPr>
        </w:r>
        <w:ins w:id="393">
          <w:r>
            <w:rPr>
              <w:rStyle w:val="899"/>
              <w:highlight w:val="none"/>
            </w:rPr>
          </w:r>
        </w:ins>
      </w:hyperlink>
      <w:r>
        <w:rPr>
          <w:highlight w:val="none"/>
        </w:rPr>
      </w:r>
      <w:r>
        <w:rPr>
          <w:highlight w:val="none"/>
        </w:rPr>
      </w:r>
    </w:p>
    <w:p>
      <w:pPr>
        <w:pBdr/>
        <w:spacing/>
        <w:ind/>
        <w:rPr>
          <w:highlight w:val="none"/>
        </w:rPr>
      </w:pPr>
      <w:ins w:id="394">
        <w:r>
          <w:rPr>
            <w:highlight w:val="none"/>
          </w:rPr>
          <w:t xml:space="preserve">3 : </w:t>
        </w:r>
      </w:ins>
      <w:ins w:id="395">
        <w:r>
          <w:rPr>
            <w:highlight w:val="none"/>
          </w:rPr>
        </w:r>
      </w:ins>
      <w:hyperlink r:id="rId35" w:tooltip="https://handmade.network/p/75/monter/blog/p/7288-engine_work__global_illumination_with_irradiance_probes" w:history="1">
        <w:r>
          <w:rPr>
            <w:rStyle w:val="899"/>
            <w:highlight w:val="none"/>
          </w:rPr>
          <w:t xml:space="preserve">https://handmade.network/p/75/monter/blog/p/7288-engine_work__global_illumination_with_irradiance_probes</w:t>
        </w:r>
        <w:r>
          <w:rPr>
            <w:rStyle w:val="899"/>
            <w:highlight w:val="none"/>
          </w:rPr>
        </w:r>
        <w:ins w:id="396">
          <w:r>
            <w:rPr>
              <w:rStyle w:val="899"/>
              <w:highlight w:val="none"/>
            </w:rPr>
          </w:r>
        </w:ins>
        <w:bookmarkStart w:id="4" w:name="Implem"/>
        <w:r>
          <w:rPr>
            <w:rStyle w:val="899"/>
            <w:highlight w:val="none"/>
          </w:rPr>
        </w:r>
        <w:bookmarkEnd w:id="4"/>
        <w:r>
          <w:rPr>
            <w:rStyle w:val="899"/>
            <w:highlight w:val="none"/>
          </w:rPr>
        </w:r>
      </w:hyperlink>
      <w:r>
        <w:rPr>
          <w:highlight w:val="none"/>
        </w:rPr>
      </w:r>
      <w:r>
        <w:rPr>
          <w:highlight w:val="none"/>
        </w:rPr>
      </w:r>
    </w:p>
    <w:p>
      <w:pPr>
        <w:pBdr/>
        <w:spacing/>
        <w:ind/>
        <w:rPr>
          <w:highlight w:val="none"/>
        </w:rPr>
      </w:pPr>
      <w:ins w:id="397">
        <w:r>
          <w:rPr>
            <w:highlight w:val="none"/>
          </w:rPr>
          <w:t xml:space="preserve">4 : </w:t>
        </w:r>
      </w:ins>
      <w:ins w:id="398">
        <w:r>
          <w:rPr>
            <w:highlight w:val="none"/>
          </w:rPr>
        </w:r>
      </w:ins>
      <w:hyperlink r:id="rId36" w:tooltip="https://www.jcgt.org/published/0008/02/01/paper-lowres.pdf" w:history="1">
        <w:r>
          <w:rPr>
            <w:rStyle w:val="899"/>
            <w:highlight w:val="none"/>
          </w:rPr>
          <w:t xml:space="preserve">https://www.jcgt.org/published/0008/02/01/paper-lowres.pdf</w:t>
        </w:r>
        <w:r>
          <w:rPr>
            <w:rStyle w:val="899"/>
            <w:highlight w:val="none"/>
          </w:rPr>
        </w:r>
        <w:ins w:id="399">
          <w:r>
            <w:rPr>
              <w:rStyle w:val="899"/>
              <w:highlight w:val="none"/>
            </w:rPr>
          </w:r>
        </w:ins>
        <w:bookmarkStart w:id="5" w:name="Nvidia"/>
        <w:r>
          <w:rPr>
            <w:rStyle w:val="899"/>
            <w:highlight w:val="none"/>
          </w:rPr>
        </w:r>
        <w:bookmarkEnd w:id="5"/>
        <w:r>
          <w:rPr>
            <w:rStyle w:val="899"/>
            <w:highlight w:val="none"/>
          </w:rPr>
        </w:r>
      </w:hyperlink>
      <w:r>
        <w:rPr>
          <w:highlight w:val="none"/>
        </w:rPr>
      </w:r>
      <w:r>
        <w:rPr>
          <w:highlight w:val="none"/>
        </w:rPr>
      </w:r>
    </w:p>
    <w:p>
      <w:pPr>
        <w:pBdr/>
        <w:spacing/>
        <w:ind/>
        <w:rPr>
          <w:ins w:id="400" w:author=""/>
        </w:rPr>
      </w:pPr>
      <w:ins w:id="401">
        <w:r>
          <w:rPr>
            <w:highlight w:val="none"/>
          </w:rPr>
        </w:r>
      </w:ins>
      <w:ins w:id="402">
        <w:r>
          <w:rPr>
            <w:highlight w:val="none"/>
          </w:rPr>
        </w:r>
      </w:ins>
      <w:ins w:id="403">
        <w:r/>
      </w:ins>
    </w:p>
    <w:p>
      <w:pPr>
        <w:pBdr/>
        <w:spacing/>
        <w:ind/>
        <w:rPr/>
      </w:pPr>
      <w:r/>
      <w:r/>
    </w:p>
    <w:p>
      <w:pPr>
        <w:pStyle w:val="854"/>
        <w:pBdr/>
        <w:spacing/>
        <w:ind/>
        <w:rPr/>
      </w:pPr>
      <w:r>
        <w:t xml:space="preserve">Table des figures</w:t>
      </w:r>
      <w:r/>
    </w:p>
    <w:p>
      <w:pPr>
        <w:pStyle w:val="911"/>
        <w:pBdr/>
        <w:tabs>
          <w:tab w:val="right" w:leader="dot" w:pos="10064"/>
        </w:tabs>
        <w:spacing/>
        <w:ind/>
        <w:rPr>
          <w:ins w:id="404" w:author=""/>
        </w:rPr>
      </w:pPr>
      <w:r>
        <w:fldChar w:fldCharType="begin"/>
        <w:instrText xml:space="preserve">TOC \h \c "Figure"</w:instrText>
        <w:fldChar w:fldCharType="separate"/>
      </w:r>
      <w:hyperlink w:tooltip="#_Toc1" w:anchor="_Toc1" w:history="1">
        <w:ins w:id="405">
          <w:r>
            <w:rPr>
              <w:rStyle w:val="899"/>
            </w:rPr>
          </w:r>
        </w:ins>
        <w:ins w:id="406">
          <w:r>
            <w:rPr>
              <w:rStyle w:val="899"/>
            </w:rPr>
            <w:t xml:space="preserve">Figure </w:t>
          </w:r>
        </w:ins>
        <w:ins w:id="407">
          <w:r>
            <w:rPr>
              <w:rStyle w:val="899"/>
            </w:rPr>
            <w:t xml:space="preserve">1</w:t>
          </w:r>
        </w:ins>
        <w:ins w:id="408">
          <w:r>
            <w:rPr>
              <w:rStyle w:val="899"/>
            </w:rPr>
            <w:t xml:space="preserve"> : Équipes et thématiques </w:t>
          </w:r>
        </w:ins>
        <w:ins w:id="409">
          <w:r>
            <w:rPr>
              <w:rStyle w:val="899"/>
            </w:rPr>
          </w:r>
        </w:ins>
        <w:ins w:id="410">
          <w:r>
            <w:tab/>
          </w:r>
        </w:ins>
        <w:ins w:id="411">
          <w:r>
            <w:fldChar w:fldCharType="begin"/>
            <w:instrText xml:space="preserve">PAGEREF _Toc1 \h</w:instrText>
            <w:fldChar w:fldCharType="separate"/>
            <w:t xml:space="preserve">4</w:t>
            <w:fldChar w:fldCharType="end"/>
          </w:r>
        </w:ins>
      </w:hyperlink>
      <w:r/>
      <w:ins w:id="412">
        <w:r/>
      </w:ins>
    </w:p>
    <w:p>
      <w:pPr>
        <w:pStyle w:val="911"/>
        <w:pBdr/>
        <w:tabs>
          <w:tab w:val="right" w:leader="dot" w:pos="10064"/>
        </w:tabs>
        <w:spacing/>
        <w:ind/>
        <w:rPr>
          <w:ins w:id="413" w:author=""/>
        </w:rPr>
      </w:pPr>
      <w:r/>
      <w:hyperlink w:tooltip="#_Toc2" w:anchor="_Toc2" w:history="1">
        <w:ins w:id="414">
          <w:r>
            <w:rPr>
              <w:rStyle w:val="899"/>
            </w:rPr>
          </w:r>
        </w:ins>
        <w:ins w:id="415">
          <w:r>
            <w:rPr>
              <w:rStyle w:val="899"/>
            </w:rPr>
            <w:t xml:space="preserve">Figure </w:t>
          </w:r>
        </w:ins>
        <w:ins w:id="416">
          <w:r>
            <w:rPr>
              <w:rStyle w:val="899"/>
            </w:rPr>
            <w:t xml:space="preserve">2</w:t>
          </w:r>
        </w:ins>
        <w:ins w:id="417">
          <w:r>
            <w:rPr>
              <w:rStyle w:val="899"/>
            </w:rPr>
            <w:t xml:space="preserve"> : Partie éditeur de HERA </w:t>
          </w:r>
        </w:ins>
        <w:ins w:id="418">
          <w:r>
            <w:rPr>
              <w:rStyle w:val="899"/>
            </w:rPr>
          </w:r>
        </w:ins>
        <w:ins w:id="419">
          <w:r>
            <w:tab/>
          </w:r>
        </w:ins>
        <w:ins w:id="420">
          <w:r>
            <w:fldChar w:fldCharType="begin"/>
            <w:instrText xml:space="preserve">PAGEREF _Toc2 \h</w:instrText>
            <w:fldChar w:fldCharType="separate"/>
            <w:t xml:space="preserve">5</w:t>
            <w:fldChar w:fldCharType="end"/>
          </w:r>
        </w:ins>
      </w:hyperlink>
      <w:r/>
      <w:ins w:id="421">
        <w:r/>
      </w:ins>
    </w:p>
    <w:p>
      <w:pPr>
        <w:pStyle w:val="911"/>
        <w:pBdr/>
        <w:tabs>
          <w:tab w:val="right" w:leader="dot" w:pos="10064"/>
        </w:tabs>
        <w:spacing/>
        <w:ind/>
        <w:rPr>
          <w:ins w:id="422" w:author=""/>
        </w:rPr>
      </w:pPr>
      <w:r/>
      <w:hyperlink w:tooltip="#_Toc3" w:anchor="_Toc3" w:history="1">
        <w:ins w:id="423">
          <w:r>
            <w:rPr>
              <w:rStyle w:val="899"/>
            </w:rPr>
          </w:r>
        </w:ins>
        <w:ins w:id="424">
          <w:r>
            <w:rPr>
              <w:rStyle w:val="899"/>
            </w:rPr>
            <w:t xml:space="preserve">Figure </w:t>
          </w:r>
        </w:ins>
        <w:ins w:id="425">
          <w:r>
            <w:rPr>
              <w:rStyle w:val="899"/>
            </w:rPr>
            <w:t xml:space="preserve">3</w:t>
          </w:r>
        </w:ins>
        <w:ins w:id="426">
          <w:r>
            <w:rPr>
              <w:rStyle w:val="899"/>
            </w:rPr>
            <w:t xml:space="preserve"> : Partie viewer de HERA </w:t>
          </w:r>
        </w:ins>
        <w:ins w:id="427">
          <w:r>
            <w:rPr>
              <w:rStyle w:val="899"/>
              <w:highlight w:val="none"/>
            </w:rPr>
            <w:t xml:space="preserve"> </w:t>
          </w:r>
        </w:ins>
        <w:ins w:id="428">
          <w:r>
            <w:rPr>
              <w:rStyle w:val="899"/>
            </w:rPr>
          </w:r>
        </w:ins>
        <w:ins w:id="429">
          <w:r>
            <w:tab/>
          </w:r>
        </w:ins>
        <w:ins w:id="430">
          <w:r>
            <w:fldChar w:fldCharType="begin"/>
            <w:instrText xml:space="preserve">PAGEREF _Toc3 \h</w:instrText>
            <w:fldChar w:fldCharType="separate"/>
            <w:t xml:space="preserve">6</w:t>
            <w:fldChar w:fldCharType="end"/>
          </w:r>
        </w:ins>
      </w:hyperlink>
      <w:r/>
      <w:ins w:id="431">
        <w:r/>
      </w:ins>
    </w:p>
    <w:p>
      <w:pPr>
        <w:pStyle w:val="911"/>
        <w:pBdr/>
        <w:tabs>
          <w:tab w:val="right" w:leader="dot" w:pos="10064"/>
        </w:tabs>
        <w:spacing/>
        <w:ind/>
        <w:rPr>
          <w:ins w:id="432" w:author=""/>
        </w:rPr>
      </w:pPr>
      <w:r/>
      <w:hyperlink w:tooltip="#_Toc4" w:anchor="_Toc4" w:history="1">
        <w:ins w:id="433">
          <w:r>
            <w:rPr>
              <w:rStyle w:val="899"/>
            </w:rPr>
          </w:r>
        </w:ins>
        <w:ins w:id="434">
          <w:r>
            <w:rPr>
              <w:rStyle w:val="899"/>
            </w:rPr>
            <w:t xml:space="preserve">Figure </w:t>
          </w:r>
        </w:ins>
        <w:ins w:id="435">
          <w:r>
            <w:rPr>
              <w:rStyle w:val="899"/>
            </w:rPr>
            <w:t xml:space="preserve">4</w:t>
          </w:r>
        </w:ins>
        <w:ins w:id="436">
          <w:r>
            <w:rPr>
              <w:rStyle w:val="899"/>
            </w:rPr>
            <w:t xml:space="preserve"> : Menu d'édition de matériaux </w:t>
          </w:r>
        </w:ins>
        <w:ins w:id="437">
          <w:r>
            <w:rPr>
              <w:rStyle w:val="899"/>
            </w:rPr>
          </w:r>
        </w:ins>
        <w:ins w:id="438">
          <w:r>
            <w:tab/>
          </w:r>
        </w:ins>
        <w:ins w:id="439">
          <w:r>
            <w:fldChar w:fldCharType="begin"/>
            <w:instrText xml:space="preserve">PAGEREF _Toc4 \h</w:instrText>
            <w:fldChar w:fldCharType="separate"/>
            <w:t xml:space="preserve">8</w:t>
            <w:fldChar w:fldCharType="end"/>
          </w:r>
        </w:ins>
      </w:hyperlink>
      <w:r/>
      <w:ins w:id="440">
        <w:r/>
      </w:ins>
    </w:p>
    <w:p>
      <w:pPr>
        <w:pStyle w:val="911"/>
        <w:pBdr/>
        <w:tabs>
          <w:tab w:val="right" w:leader="dot" w:pos="10064"/>
        </w:tabs>
        <w:spacing/>
        <w:ind/>
        <w:rPr>
          <w:ins w:id="441" w:author=""/>
          <w:rFonts w:ascii="Cambria Math" w:hAnsi="Cambria Math" w:eastAsia="Cambria Math" w:cs="Cambria Math"/>
        </w:rPr>
      </w:pPr>
      <w:r/>
      <w:hyperlink w:tooltip="#_Toc5" w:anchor="_Toc5" w:history="1">
        <w:ins w:id="442">
          <w:r>
            <w:rPr>
              <w:rStyle w:val="899"/>
            </w:rPr>
          </w:r>
        </w:ins>
        <w:ins w:id="443">
          <w:r>
            <w:rPr>
              <w:rStyle w:val="899"/>
            </w:rPr>
            <w:t xml:space="preserve">Figure </w:t>
          </w:r>
        </w:ins>
        <w:ins w:id="444">
          <w:r>
            <w:rPr>
              <w:rStyle w:val="899"/>
            </w:rPr>
            <w:t xml:space="preserve">5</w:t>
          </w:r>
        </w:ins>
        <w:ins w:id="445">
          <w:r>
            <w:rPr>
              <w:rStyle w:val="899"/>
            </w:rPr>
            <w:t xml:space="preserve"> : Pot de fleurs rouge </w:t>
          </w:r>
        </w:ins>
        <w:ins w:id="446">
          <w:r>
            <w:rPr>
              <w:rStyle w:val="899"/>
              <w:rFonts w:ascii="Cambria Math" w:hAnsi="Cambria Math" w:eastAsia="Cambria Math" w:cs="Cambria Math"/>
            </w:rPr>
          </w:r>
        </w:ins>
        <w:ins w:id="447">
          <w:r>
            <w:tab/>
          </w:r>
        </w:ins>
        <w:ins w:id="448">
          <w:r>
            <w:fldChar w:fldCharType="begin"/>
            <w:instrText xml:space="preserve">PAGEREF _Toc5 \h</w:instrText>
            <w:fldChar w:fldCharType="separate"/>
            <w:t xml:space="preserve">9</w:t>
            <w:fldChar w:fldCharType="end"/>
          </w:r>
        </w:ins>
      </w:hyperlink>
      <w:ins w:id="449">
        <w:r>
          <w:rPr>
            <w:rFonts w:ascii="Cambria Math" w:hAnsi="Cambria Math" w:eastAsia="Cambria Math" w:cs="Cambria Math"/>
          </w:rPr>
        </w:r>
      </w:ins>
      <w:ins w:id="450">
        <w:r>
          <w:rPr>
            <w:rFonts w:ascii="Cambria Math" w:hAnsi="Cambria Math" w:eastAsia="Cambria Math" w:cs="Cambria Math"/>
          </w:rPr>
        </w:r>
      </w:ins>
    </w:p>
    <w:p>
      <w:pPr>
        <w:pStyle w:val="911"/>
        <w:pBdr/>
        <w:tabs>
          <w:tab w:val="right" w:leader="dot" w:pos="10064"/>
        </w:tabs>
        <w:spacing/>
        <w:ind/>
        <w:rPr>
          <w:ins w:id="451" w:author=""/>
          <w:rFonts w:ascii="Cambria Math" w:hAnsi="Cambria Math" w:eastAsia="Cambria Math" w:cs="Cambria Math"/>
        </w:rPr>
      </w:pPr>
      <w:r/>
      <w:hyperlink w:tooltip="#_Toc6" w:anchor="_Toc6" w:history="1">
        <w:ins w:id="452">
          <w:r>
            <w:rPr>
              <w:rStyle w:val="899"/>
            </w:rPr>
          </w:r>
        </w:ins>
        <w:ins w:id="453">
          <w:r>
            <w:rPr>
              <w:rStyle w:val="899"/>
            </w:rPr>
            <w:t xml:space="preserve">Figure </w:t>
          </w:r>
        </w:ins>
        <w:ins w:id="454">
          <w:r>
            <w:rPr>
              <w:rStyle w:val="899"/>
            </w:rPr>
            <w:t xml:space="preserve">6</w:t>
          </w:r>
        </w:ins>
        <w:ins w:id="455">
          <w:r>
            <w:rPr>
              <w:rStyle w:val="899"/>
            </w:rPr>
            <w:t xml:space="preserve"> : Pot de fleurs gris</w:t>
          </w:r>
        </w:ins>
        <w:ins w:id="456">
          <w:r>
            <w:rPr>
              <w:rStyle w:val="899"/>
              <w:rFonts w:ascii="Cambria Math" w:hAnsi="Cambria Math" w:eastAsia="Cambria Math" w:cs="Cambria Math"/>
            </w:rPr>
          </w:r>
        </w:ins>
        <w:ins w:id="457">
          <w:r>
            <w:tab/>
          </w:r>
        </w:ins>
        <w:ins w:id="458">
          <w:r>
            <w:fldChar w:fldCharType="begin"/>
            <w:instrText xml:space="preserve">PAGEREF _Toc6 \h</w:instrText>
            <w:fldChar w:fldCharType="separate"/>
            <w:t xml:space="preserve">9</w:t>
            <w:fldChar w:fldCharType="end"/>
          </w:r>
        </w:ins>
      </w:hyperlink>
      <w:ins w:id="459">
        <w:r>
          <w:rPr>
            <w:rFonts w:ascii="Cambria Math" w:hAnsi="Cambria Math" w:eastAsia="Cambria Math" w:cs="Cambria Math"/>
          </w:rPr>
        </w:r>
      </w:ins>
      <w:ins w:id="460">
        <w:r>
          <w:rPr>
            <w:rFonts w:ascii="Cambria Math" w:hAnsi="Cambria Math" w:eastAsia="Cambria Math" w:cs="Cambria Math"/>
          </w:rPr>
        </w:r>
      </w:ins>
    </w:p>
    <w:p>
      <w:pPr>
        <w:pStyle w:val="911"/>
        <w:pBdr/>
        <w:tabs>
          <w:tab w:val="right" w:leader="dot" w:pos="10064"/>
        </w:tabs>
        <w:spacing/>
        <w:ind/>
        <w:rPr>
          <w:ins w:id="461" w:author=""/>
        </w:rPr>
      </w:pPr>
      <w:r/>
      <w:hyperlink w:tooltip="#_Toc7" w:anchor="_Toc7" w:history="1">
        <w:ins w:id="462">
          <w:r>
            <w:rPr>
              <w:rStyle w:val="899"/>
            </w:rPr>
          </w:r>
        </w:ins>
        <w:ins w:id="463">
          <w:r>
            <w:rPr>
              <w:rStyle w:val="899"/>
            </w:rPr>
            <w:t xml:space="preserve">Figure </w:t>
          </w:r>
        </w:ins>
        <w:ins w:id="464">
          <w:r>
            <w:rPr>
              <w:rStyle w:val="899"/>
            </w:rPr>
            <w:t xml:space="preserve">7</w:t>
          </w:r>
        </w:ins>
        <w:ins w:id="465">
          <w:r>
            <w:rPr>
              <w:rStyle w:val="899"/>
            </w:rPr>
            <w:t xml:space="preserve"> : SSGI sur la Sponza </w:t>
          </w:r>
        </w:ins>
        <w:ins w:id="466">
          <w:r>
            <w:rPr>
              <w:rStyle w:val="899"/>
            </w:rPr>
          </w:r>
        </w:ins>
        <w:ins w:id="467">
          <w:r>
            <w:tab/>
          </w:r>
        </w:ins>
        <w:ins w:id="468">
          <w:r>
            <w:fldChar w:fldCharType="begin"/>
            <w:instrText xml:space="preserve">PAGEREF _Toc7 \h</w:instrText>
            <w:fldChar w:fldCharType="separate"/>
            <w:t xml:space="preserve">10</w:t>
            <w:fldChar w:fldCharType="end"/>
          </w:r>
        </w:ins>
      </w:hyperlink>
      <w:r/>
      <w:ins w:id="469">
        <w:r/>
      </w:ins>
    </w:p>
    <w:p>
      <w:pPr>
        <w:pStyle w:val="911"/>
        <w:pBdr/>
        <w:tabs>
          <w:tab w:val="right" w:leader="dot" w:pos="10064"/>
        </w:tabs>
        <w:spacing/>
        <w:ind/>
        <w:rPr>
          <w:ins w:id="470" w:author=""/>
        </w:rPr>
      </w:pPr>
      <w:r/>
      <w:hyperlink w:tooltip="#_Toc8" w:anchor="_Toc8" w:history="1">
        <w:ins w:id="471">
          <w:r>
            <w:rPr>
              <w:rStyle w:val="899"/>
            </w:rPr>
          </w:r>
        </w:ins>
        <w:ins w:id="472">
          <w:r>
            <w:rPr>
              <w:rStyle w:val="899"/>
            </w:rPr>
            <w:t xml:space="preserve">Figure </w:t>
          </w:r>
        </w:ins>
        <w:ins w:id="473">
          <w:r>
            <w:rPr>
              <w:rStyle w:val="899"/>
            </w:rPr>
            <w:t xml:space="preserve">8</w:t>
          </w:r>
        </w:ins>
        <w:ins w:id="474">
          <w:r>
            <w:rPr>
              <w:rStyle w:val="899"/>
            </w:rPr>
            <w:t xml:space="preserve"> : Instant radiosity </w:t>
          </w:r>
        </w:ins>
        <w:ins w:id="475">
          <w:r>
            <w:rPr>
              <w:rStyle w:val="899"/>
            </w:rPr>
          </w:r>
        </w:ins>
        <w:ins w:id="476">
          <w:r>
            <w:tab/>
          </w:r>
        </w:ins>
        <w:ins w:id="477">
          <w:r>
            <w:fldChar w:fldCharType="begin"/>
            <w:instrText xml:space="preserve">PAGEREF _Toc8 \h</w:instrText>
            <w:fldChar w:fldCharType="separate"/>
            <w:t xml:space="preserve">11</w:t>
            <w:fldChar w:fldCharType="end"/>
          </w:r>
        </w:ins>
      </w:hyperlink>
      <w:r/>
      <w:ins w:id="478">
        <w:r/>
      </w:ins>
    </w:p>
    <w:p>
      <w:pPr>
        <w:pStyle w:val="911"/>
        <w:pBdr/>
        <w:tabs>
          <w:tab w:val="right" w:leader="dot" w:pos="10064"/>
        </w:tabs>
        <w:spacing/>
        <w:ind/>
        <w:rPr>
          <w:ins w:id="479" w:author=""/>
        </w:rPr>
      </w:pPr>
      <w:r/>
      <w:hyperlink w:tooltip="#_Toc9" w:anchor="_Toc9" w:history="1">
        <w:ins w:id="480">
          <w:r>
            <w:rPr>
              <w:rStyle w:val="899"/>
            </w:rPr>
          </w:r>
        </w:ins>
        <w:ins w:id="481">
          <w:r>
            <w:rPr>
              <w:rStyle w:val="899"/>
            </w:rPr>
            <w:t xml:space="preserve">Figure </w:t>
          </w:r>
        </w:ins>
        <w:ins w:id="482">
          <w:r>
            <w:rPr>
              <w:rStyle w:val="899"/>
            </w:rPr>
            <w:t xml:space="preserve">9</w:t>
          </w:r>
        </w:ins>
        <w:ins w:id="483">
          <w:r>
            <w:rPr>
              <w:rStyle w:val="899"/>
            </w:rPr>
            <w:t xml:space="preserve"> : Rect Area Light de ThreeJS </w:t>
          </w:r>
        </w:ins>
        <w:ins w:id="484">
          <w:r>
            <w:rPr>
              <w:rStyle w:val="899"/>
            </w:rPr>
          </w:r>
        </w:ins>
        <w:ins w:id="485">
          <w:r>
            <w:tab/>
          </w:r>
        </w:ins>
        <w:ins w:id="486">
          <w:r>
            <w:fldChar w:fldCharType="begin"/>
            <w:instrText xml:space="preserve">PAGEREF _Toc9 \h</w:instrText>
            <w:fldChar w:fldCharType="separate"/>
            <w:t xml:space="preserve">12</w:t>
            <w:fldChar w:fldCharType="end"/>
          </w:r>
        </w:ins>
      </w:hyperlink>
      <w:r/>
      <w:ins w:id="487">
        <w:r/>
      </w:ins>
    </w:p>
    <w:p>
      <w:pPr>
        <w:pStyle w:val="911"/>
        <w:pBdr/>
        <w:tabs>
          <w:tab w:val="right" w:leader="dot" w:pos="10064"/>
        </w:tabs>
        <w:spacing/>
        <w:ind/>
        <w:rPr>
          <w:ins w:id="488" w:author=""/>
        </w:rPr>
      </w:pPr>
      <w:r/>
      <w:hyperlink w:tooltip="#_Toc10" w:anchor="_Toc10" w:history="1">
        <w:ins w:id="489">
          <w:r>
            <w:rPr>
              <w:rStyle w:val="899"/>
            </w:rPr>
          </w:r>
        </w:ins>
        <w:ins w:id="490">
          <w:r>
            <w:rPr>
              <w:rStyle w:val="899"/>
            </w:rPr>
            <w:t xml:space="preserve">Figure </w:t>
          </w:r>
        </w:ins>
        <w:ins w:id="491">
          <w:r>
            <w:rPr>
              <w:rStyle w:val="899"/>
            </w:rPr>
            <w:t xml:space="preserve">10</w:t>
          </w:r>
        </w:ins>
        <w:ins w:id="492">
          <w:r>
            <w:rPr>
              <w:rStyle w:val="899"/>
            </w:rPr>
            <w:t xml:space="preserve"> : Grille régulière de probes </w:t>
          </w:r>
        </w:ins>
        <w:ins w:id="493">
          <w:r>
            <w:rPr>
              <w:rStyle w:val="899"/>
            </w:rPr>
          </w:r>
        </w:ins>
        <w:ins w:id="494">
          <w:r>
            <w:tab/>
          </w:r>
        </w:ins>
        <w:ins w:id="495">
          <w:r>
            <w:fldChar w:fldCharType="begin"/>
            <w:instrText xml:space="preserve">PAGEREF _Toc10 \h</w:instrText>
            <w:fldChar w:fldCharType="separate"/>
            <w:t xml:space="preserve">13</w:t>
            <w:fldChar w:fldCharType="end"/>
          </w:r>
        </w:ins>
      </w:hyperlink>
      <w:r/>
      <w:ins w:id="496">
        <w:r/>
      </w:ins>
    </w:p>
    <w:p>
      <w:pPr>
        <w:pStyle w:val="911"/>
        <w:pBdr/>
        <w:tabs>
          <w:tab w:val="right" w:leader="dot" w:pos="10064"/>
        </w:tabs>
        <w:spacing/>
        <w:ind/>
        <w:rPr>
          <w:ins w:id="497" w:author=""/>
          <w:vertAlign w:val="superscript"/>
        </w:rPr>
      </w:pPr>
      <w:r/>
      <w:hyperlink w:tooltip="#_Toc11" w:anchor="_Toc11" w:history="1">
        <w:ins w:id="498">
          <w:r>
            <w:rPr>
              <w:rStyle w:val="899"/>
            </w:rPr>
          </w:r>
        </w:ins>
        <w:ins w:id="499">
          <w:r>
            <w:rPr>
              <w:rStyle w:val="899"/>
            </w:rPr>
            <w:t xml:space="preserve">Figure </w:t>
          </w:r>
        </w:ins>
        <w:ins w:id="500">
          <w:r>
            <w:rPr>
              <w:rStyle w:val="899"/>
            </w:rPr>
            <w:t xml:space="preserve">11</w:t>
          </w:r>
        </w:ins>
        <w:ins w:id="501">
          <w:r>
            <w:rPr>
              <w:rStyle w:val="899"/>
            </w:rPr>
            <w:t xml:space="preserve"> : Spirale de Fibonacci </w:t>
          </w:r>
        </w:ins>
        <w:ins w:id="502">
          <w:r>
            <w:rPr>
              <w:rStyle w:val="899"/>
              <w:vertAlign w:val="superscript"/>
            </w:rPr>
          </w:r>
        </w:ins>
        <w:ins w:id="503">
          <w:r>
            <w:rPr>
              <w:rStyle w:val="899"/>
              <w:vertAlign w:val="superscript"/>
            </w:rPr>
            <w:t xml:space="preserve">1</w:t>
          </w:r>
        </w:ins>
        <w:ins w:id="504">
          <w:r>
            <w:rPr>
              <w:rStyle w:val="899"/>
              <w:vertAlign w:val="superscript"/>
            </w:rPr>
          </w:r>
        </w:ins>
        <w:ins w:id="505">
          <w:r>
            <w:tab/>
          </w:r>
        </w:ins>
        <w:ins w:id="506">
          <w:r>
            <w:fldChar w:fldCharType="begin"/>
            <w:instrText xml:space="preserve">PAGEREF _Toc11 \h</w:instrText>
            <w:fldChar w:fldCharType="separate"/>
            <w:t xml:space="preserve">14</w:t>
            <w:fldChar w:fldCharType="end"/>
          </w:r>
        </w:ins>
      </w:hyperlink>
      <w:ins w:id="507">
        <w:r>
          <w:rPr>
            <w:vertAlign w:val="superscript"/>
          </w:rPr>
        </w:r>
      </w:ins>
      <w:ins w:id="508">
        <w:r>
          <w:rPr>
            <w:vertAlign w:val="superscript"/>
          </w:rPr>
        </w:r>
      </w:ins>
    </w:p>
    <w:p>
      <w:pPr>
        <w:pStyle w:val="911"/>
        <w:pBdr/>
        <w:tabs>
          <w:tab w:val="right" w:leader="dot" w:pos="10064"/>
        </w:tabs>
        <w:spacing/>
        <w:ind/>
        <w:rPr>
          <w:ins w:id="509" w:author=""/>
        </w:rPr>
      </w:pPr>
      <w:r/>
      <w:hyperlink w:tooltip="#_Toc12" w:anchor="_Toc12" w:history="1">
        <w:ins w:id="510">
          <w:r>
            <w:rPr>
              <w:rStyle w:val="899"/>
            </w:rPr>
          </w:r>
        </w:ins>
        <w:ins w:id="511">
          <w:r>
            <w:rPr>
              <w:rStyle w:val="899"/>
            </w:rPr>
            <w:t xml:space="preserve">Figure </w:t>
          </w:r>
        </w:ins>
        <w:ins w:id="512">
          <w:r>
            <w:rPr>
              <w:rStyle w:val="899"/>
            </w:rPr>
            <w:t xml:space="preserve">12</w:t>
          </w:r>
        </w:ins>
        <w:ins w:id="513">
          <w:r>
            <w:rPr>
              <w:rStyle w:val="899"/>
            </w:rPr>
            <w:t xml:space="preserve"> : Déplacement des probes invalides </w:t>
          </w:r>
        </w:ins>
        <w:ins w:id="514">
          <w:r>
            <w:rPr>
              <w:rStyle w:val="899"/>
            </w:rPr>
          </w:r>
        </w:ins>
        <w:ins w:id="515">
          <w:r>
            <w:tab/>
          </w:r>
        </w:ins>
        <w:ins w:id="516">
          <w:r>
            <w:fldChar w:fldCharType="begin"/>
            <w:instrText xml:space="preserve">PAGEREF _Toc12 \h</w:instrText>
            <w:fldChar w:fldCharType="separate"/>
            <w:t xml:space="preserve">14</w:t>
            <w:fldChar w:fldCharType="end"/>
          </w:r>
        </w:ins>
      </w:hyperlink>
      <w:r/>
      <w:ins w:id="517">
        <w:r/>
      </w:ins>
    </w:p>
    <w:p>
      <w:pPr>
        <w:pStyle w:val="911"/>
        <w:pBdr/>
        <w:tabs>
          <w:tab w:val="right" w:leader="dot" w:pos="10064"/>
        </w:tabs>
        <w:spacing/>
        <w:ind/>
        <w:rPr>
          <w:ins w:id="518" w:author=""/>
        </w:rPr>
      </w:pPr>
      <w:r/>
      <w:hyperlink w:tooltip="#_Toc13" w:anchor="_Toc13" w:history="1">
        <w:ins w:id="519">
          <w:r>
            <w:rPr>
              <w:rStyle w:val="899"/>
            </w:rPr>
          </w:r>
        </w:ins>
        <w:ins w:id="520">
          <w:r>
            <w:rPr>
              <w:rStyle w:val="899"/>
            </w:rPr>
            <w:t xml:space="preserve">Figure </w:t>
          </w:r>
        </w:ins>
        <w:ins w:id="521">
          <w:r>
            <w:rPr>
              <w:rStyle w:val="899"/>
            </w:rPr>
            <w:t xml:space="preserve">13</w:t>
          </w:r>
        </w:ins>
        <w:ins w:id="522">
          <w:r>
            <w:rPr>
              <w:rStyle w:val="899"/>
            </w:rPr>
            <w:t xml:space="preserve"> : Dilatation </w:t>
          </w:r>
        </w:ins>
        <w:ins w:id="523">
          <w:r>
            <w:rPr>
              <w:rStyle w:val="899"/>
            </w:rPr>
          </w:r>
        </w:ins>
        <w:ins w:id="524">
          <w:r>
            <w:tab/>
          </w:r>
        </w:ins>
        <w:ins w:id="525">
          <w:r>
            <w:fldChar w:fldCharType="begin"/>
            <w:instrText xml:space="preserve">PAGEREF _Toc13 \h</w:instrText>
            <w:fldChar w:fldCharType="separate"/>
            <w:t xml:space="preserve">15</w:t>
            <w:fldChar w:fldCharType="end"/>
          </w:r>
        </w:ins>
      </w:hyperlink>
      <w:r/>
      <w:ins w:id="526">
        <w:r/>
      </w:ins>
    </w:p>
    <w:p>
      <w:pPr>
        <w:pStyle w:val="911"/>
        <w:pBdr/>
        <w:tabs>
          <w:tab w:val="right" w:leader="dot" w:pos="10064"/>
        </w:tabs>
        <w:spacing/>
        <w:ind/>
        <w:rPr>
          <w:ins w:id="527" w:author=""/>
        </w:rPr>
      </w:pPr>
      <w:r/>
      <w:hyperlink w:tooltip="#_Toc14" w:anchor="_Toc14" w:history="1">
        <w:ins w:id="528">
          <w:r>
            <w:rPr>
              <w:rStyle w:val="899"/>
            </w:rPr>
          </w:r>
        </w:ins>
        <w:ins w:id="529">
          <w:r>
            <w:rPr>
              <w:rStyle w:val="899"/>
            </w:rPr>
            <w:t xml:space="preserve">Figure </w:t>
          </w:r>
        </w:ins>
        <w:ins w:id="530">
          <w:r>
            <w:rPr>
              <w:rStyle w:val="899"/>
            </w:rPr>
            <w:t xml:space="preserve">14</w:t>
          </w:r>
        </w:ins>
        <w:ins w:id="531">
          <w:r>
            <w:rPr>
              <w:rStyle w:val="899"/>
            </w:rPr>
            <w:t xml:space="preserve"> : Occultation des probes </w:t>
          </w:r>
        </w:ins>
        <w:ins w:id="532">
          <w:r>
            <w:rPr>
              <w:rStyle w:val="899"/>
            </w:rPr>
          </w:r>
        </w:ins>
        <w:ins w:id="533">
          <w:r>
            <w:tab/>
          </w:r>
        </w:ins>
        <w:ins w:id="534">
          <w:r>
            <w:fldChar w:fldCharType="begin"/>
            <w:instrText xml:space="preserve">PAGEREF _Toc14 \h</w:instrText>
            <w:fldChar w:fldCharType="separate"/>
            <w:t xml:space="preserve">15</w:t>
            <w:fldChar w:fldCharType="end"/>
          </w:r>
        </w:ins>
      </w:hyperlink>
      <w:r/>
      <w:ins w:id="535">
        <w:r/>
      </w:ins>
    </w:p>
    <w:p>
      <w:pPr>
        <w:pStyle w:val="911"/>
        <w:pBdr/>
        <w:tabs>
          <w:tab w:val="right" w:leader="dot" w:pos="10064"/>
        </w:tabs>
        <w:spacing/>
        <w:ind/>
        <w:rPr>
          <w:ins w:id="536" w:author=""/>
        </w:rPr>
      </w:pPr>
      <w:r/>
      <w:hyperlink w:tooltip="#_Toc15" w:anchor="_Toc15" w:history="1">
        <w:ins w:id="537">
          <w:r>
            <w:rPr>
              <w:rStyle w:val="899"/>
            </w:rPr>
          </w:r>
        </w:ins>
        <w:ins w:id="538">
          <w:r>
            <w:rPr>
              <w:rStyle w:val="899"/>
            </w:rPr>
            <w:t xml:space="preserve">Figure </w:t>
          </w:r>
        </w:ins>
        <w:ins w:id="539">
          <w:r>
            <w:rPr>
              <w:rStyle w:val="899"/>
            </w:rPr>
            <w:t xml:space="preserve">15</w:t>
          </w:r>
        </w:ins>
        <w:ins w:id="540">
          <w:r>
            <w:rPr>
              <w:rStyle w:val="899"/>
            </w:rPr>
            <w:t xml:space="preserve"> : Octahedral mapping </w:t>
          </w:r>
        </w:ins>
        <w:ins w:id="541">
          <w:r>
            <w:rPr>
              <w:rStyle w:val="899"/>
            </w:rPr>
          </w:r>
        </w:ins>
        <w:ins w:id="542">
          <w:r>
            <w:tab/>
          </w:r>
        </w:ins>
        <w:ins w:id="543">
          <w:r>
            <w:fldChar w:fldCharType="begin"/>
            <w:instrText xml:space="preserve">PAGEREF _Toc15 \h</w:instrText>
            <w:fldChar w:fldCharType="separate"/>
            <w:t xml:space="preserve">16</w:t>
            <w:fldChar w:fldCharType="end"/>
          </w:r>
        </w:ins>
      </w:hyperlink>
      <w:r/>
      <w:ins w:id="544">
        <w:r/>
      </w:ins>
    </w:p>
    <w:p>
      <w:pPr>
        <w:pStyle w:val="911"/>
        <w:pBdr/>
        <w:tabs>
          <w:tab w:val="right" w:leader="dot" w:pos="10064"/>
        </w:tabs>
        <w:spacing/>
        <w:ind/>
        <w:rPr>
          <w:ins w:id="545" w:author=""/>
        </w:rPr>
      </w:pPr>
      <w:r/>
      <w:hyperlink w:tooltip="#_Toc16" w:anchor="_Toc16" w:history="1">
        <w:ins w:id="546">
          <w:r>
            <w:rPr>
              <w:rStyle w:val="899"/>
            </w:rPr>
          </w:r>
        </w:ins>
        <w:ins w:id="547">
          <w:r>
            <w:rPr>
              <w:rStyle w:val="899"/>
            </w:rPr>
            <w:t xml:space="preserve">Figure </w:t>
          </w:r>
        </w:ins>
        <w:ins w:id="548">
          <w:r>
            <w:rPr>
              <w:rStyle w:val="899"/>
            </w:rPr>
            <w:t xml:space="preserve">16</w:t>
          </w:r>
        </w:ins>
        <w:ins w:id="549">
          <w:r>
            <w:rPr>
              <w:rStyle w:val="899"/>
            </w:rPr>
            <w:t xml:space="preserve"> : Exemple d'octmap </w:t>
          </w:r>
        </w:ins>
        <w:ins w:id="550">
          <w:r>
            <w:rPr>
              <w:rStyle w:val="899"/>
            </w:rPr>
          </w:r>
        </w:ins>
        <w:ins w:id="551">
          <w:r>
            <w:tab/>
          </w:r>
        </w:ins>
        <w:ins w:id="552">
          <w:r>
            <w:fldChar w:fldCharType="begin"/>
            <w:instrText xml:space="preserve">PAGEREF _Toc16 \h</w:instrText>
            <w:fldChar w:fldCharType="separate"/>
            <w:t xml:space="preserve">16</w:t>
            <w:fldChar w:fldCharType="end"/>
          </w:r>
        </w:ins>
      </w:hyperlink>
      <w:r/>
      <w:ins w:id="553">
        <w:r/>
      </w:ins>
    </w:p>
    <w:p>
      <w:pPr>
        <w:pStyle w:val="911"/>
        <w:pBdr/>
        <w:tabs>
          <w:tab w:val="right" w:leader="dot" w:pos="10064"/>
        </w:tabs>
        <w:spacing/>
        <w:ind/>
        <w:rPr>
          <w:ins w:id="554" w:author=""/>
          <w:rFonts w:ascii="Cambria Math" w:hAnsi="Cambria Math" w:eastAsia="Cambria Math" w:cs="Cambria Math"/>
        </w:rPr>
      </w:pPr>
      <w:r/>
      <w:hyperlink w:tooltip="#_Toc17" w:anchor="_Toc17" w:history="1">
        <w:ins w:id="555">
          <w:r>
            <w:rPr>
              <w:rStyle w:val="899"/>
            </w:rPr>
          </w:r>
        </w:ins>
        <w:ins w:id="556">
          <w:r>
            <w:rPr>
              <w:rStyle w:val="899"/>
            </w:rPr>
            <w:t xml:space="preserve">Figure </w:t>
          </w:r>
        </w:ins>
        <w:ins w:id="557">
          <w:r>
            <w:rPr>
              <w:rStyle w:val="899"/>
            </w:rPr>
            <w:t xml:space="preserve">17</w:t>
          </w:r>
        </w:ins>
        <w:ins w:id="558">
          <w:r>
            <w:rPr>
              <w:rStyle w:val="899"/>
            </w:rPr>
            <w:t xml:space="preserve"> : Directions de l'octaèdre </w:t>
          </w:r>
        </w:ins>
        <w:ins w:id="559">
          <w:r>
            <w:rPr>
              <w:rStyle w:val="899"/>
              <w:rFonts w:ascii="Cambria Math" w:hAnsi="Cambria Math" w:eastAsia="Cambria Math" w:cs="Cambria Math"/>
            </w:rPr>
          </w:r>
        </w:ins>
        <w:ins w:id="560">
          <w:r>
            <w:tab/>
          </w:r>
        </w:ins>
        <w:ins w:id="561">
          <w:r>
            <w:fldChar w:fldCharType="begin"/>
            <w:instrText xml:space="preserve">PAGEREF _Toc17 \h</w:instrText>
            <w:fldChar w:fldCharType="separate"/>
            <w:t xml:space="preserve">16</w:t>
            <w:fldChar w:fldCharType="end"/>
          </w:r>
        </w:ins>
      </w:hyperlink>
      <w:ins w:id="562">
        <w:r>
          <w:rPr>
            <w:rFonts w:ascii="Cambria Math" w:hAnsi="Cambria Math" w:eastAsia="Cambria Math" w:cs="Cambria Math"/>
          </w:rPr>
        </w:r>
      </w:ins>
      <w:ins w:id="563">
        <w:r>
          <w:rPr>
            <w:rFonts w:ascii="Cambria Math" w:hAnsi="Cambria Math" w:eastAsia="Cambria Math" w:cs="Cambria Math"/>
          </w:rPr>
        </w:r>
      </w:ins>
    </w:p>
    <w:p>
      <w:pPr>
        <w:pBdr/>
        <w:spacing/>
        <w:ind/>
        <w:rPr>
          <w:ins w:id="564" w:author=""/>
        </w:rPr>
      </w:pPr>
      <w:r>
        <w:fldChar w:fldCharType="end"/>
      </w:r>
      <w:ins w:id="565">
        <w:r/>
      </w:ins>
    </w:p>
    <w:p>
      <w:pPr>
        <w:pStyle w:val="854"/>
        <w:pBdr/>
        <w:spacing/>
        <w:ind/>
        <w:rPr/>
      </w:pPr>
      <w:r>
        <w:t xml:space="preserve">Annexes</w:t>
      </w:r>
      <w:r/>
    </w:p>
    <w:p>
      <w:pPr>
        <w:pStyle w:val="856"/>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510"/>
      <w:jc w:val="center"/>
      <w:rPr>
        <w:ins w:id="566" w:author=""/>
      </w:rPr>
    </w:pPr>
    <w:ins w:id="567">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Placeholder Text"/>
    <w:basedOn w:val="863"/>
    <w:uiPriority w:val="99"/>
    <w:semiHidden/>
    <w:pPr>
      <w:pBdr/>
      <w:spacing/>
      <w:ind/>
    </w:pPr>
    <w:rPr>
      <w:color w:val="666666"/>
    </w:rPr>
  </w:style>
  <w:style w:type="table" w:styleId="728">
    <w:name w:val="Table Grid"/>
    <w:basedOn w:val="91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Table Grid Light"/>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1"/>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2"/>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3"/>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4"/>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5"/>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w:basedOn w:val="9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1 Light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2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3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w:basedOn w:val="9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1"/>
    <w:basedOn w:val="9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2"/>
    <w:basedOn w:val="9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3"/>
    <w:basedOn w:val="9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4"/>
    <w:basedOn w:val="9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5"/>
    <w:basedOn w:val="9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6"/>
    <w:basedOn w:val="9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Accent 1"/>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 Accent 2"/>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 Accent 3"/>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Accent 4"/>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5"/>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 Accent 6"/>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1">
    <w:name w:val="Grid Table 6 Colorful - Accent 1"/>
    <w:basedOn w:val="9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2">
    <w:name w:val="Grid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3">
    <w:name w:val="Grid Table 6 Colorful - Accent 3"/>
    <w:basedOn w:val="9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4">
    <w:name w:val="Grid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5">
    <w:name w:val="Grid Table 6 Colorful - Accent 5"/>
    <w:basedOn w:val="9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6">
    <w:name w:val="Grid Table 6 Colorful - Accent 6"/>
    <w:basedOn w:val="9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7">
    <w:name w:val="Grid Table 7 Colorful"/>
    <w:basedOn w:val="9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1"/>
    <w:basedOn w:val="9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5"/>
    <w:basedOn w:val="9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6"/>
    <w:basedOn w:val="9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1"/>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2"/>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3"/>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4"/>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5"/>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1 Light - Accent 6"/>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w:basedOn w:val="9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1"/>
    <w:basedOn w:val="9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2"/>
    <w:basedOn w:val="9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3"/>
    <w:basedOn w:val="9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4"/>
    <w:basedOn w:val="9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5"/>
    <w:basedOn w:val="9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2 - Accent 6"/>
    <w:basedOn w:val="9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1"/>
    <w:basedOn w:val="9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3"/>
    <w:basedOn w:val="9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5"/>
    <w:basedOn w:val="9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3 - Accent 6"/>
    <w:basedOn w:val="9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1"/>
    <w:basedOn w:val="9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2"/>
    <w:basedOn w:val="9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3"/>
    <w:basedOn w:val="9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4"/>
    <w:basedOn w:val="9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5"/>
    <w:basedOn w:val="9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4 - Accent 6"/>
    <w:basedOn w:val="9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5 Dark"/>
    <w:basedOn w:val="9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1"/>
    <w:basedOn w:val="9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2"/>
    <w:basedOn w:val="9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3"/>
    <w:basedOn w:val="9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4"/>
    <w:basedOn w:val="9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5"/>
    <w:basedOn w:val="9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5 Dark - Accent 6"/>
    <w:basedOn w:val="9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9">
    <w:name w:val="List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1"/>
    <w:basedOn w:val="9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3"/>
    <w:basedOn w:val="9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5"/>
    <w:basedOn w:val="9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6 Colorful - Accent 6"/>
    <w:basedOn w:val="9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7 Colorful"/>
    <w:basedOn w:val="9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7">
    <w:name w:val="List Table 7 Colorful - Accent 1"/>
    <w:basedOn w:val="9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8">
    <w:name w:val="List Table 7 Colorful - Accent 2"/>
    <w:basedOn w:val="9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9">
    <w:name w:val="List Table 7 Colorful - Accent 3"/>
    <w:basedOn w:val="9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0">
    <w:name w:val="List Table 7 Colorful - Accent 4"/>
    <w:basedOn w:val="9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1">
    <w:name w:val="List Table 7 Colorful - Accent 5"/>
    <w:basedOn w:val="9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2">
    <w:name w:val="List Table 7 Colorful - Accent 6"/>
    <w:basedOn w:val="9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3">
    <w:name w:val="Lined - Accent"/>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1"/>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2"/>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3"/>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4"/>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5"/>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ned - Accent 6"/>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w:basedOn w:val="9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1"/>
    <w:basedOn w:val="9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2"/>
    <w:basedOn w:val="9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3"/>
    <w:basedOn w:val="9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4"/>
    <w:basedOn w:val="9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5"/>
    <w:basedOn w:val="9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amp; Lined - Accent 6"/>
    <w:basedOn w:val="9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w:basedOn w:val="9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4">
    <w:name w:val="Heading 1"/>
    <w:basedOn w:val="912"/>
    <w:next w:val="912"/>
    <w:link w:val="864"/>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5">
    <w:name w:val="Heading 2"/>
    <w:basedOn w:val="912"/>
    <w:next w:val="912"/>
    <w:link w:val="865"/>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6">
    <w:name w:val="Heading 3"/>
    <w:basedOn w:val="855"/>
    <w:next w:val="912"/>
    <w:link w:val="866"/>
    <w:uiPriority w:val="9"/>
    <w:unhideWhenUsed/>
    <w:qFormat/>
    <w:pPr>
      <w:pBdr/>
      <w:spacing/>
      <w:ind/>
    </w:pPr>
    <w:rPr>
      <w:sz w:val="28"/>
      <w:szCs w:val="28"/>
    </w:rPr>
  </w:style>
  <w:style w:type="paragraph" w:styleId="857">
    <w:name w:val="Heading 4"/>
    <w:basedOn w:val="912"/>
    <w:next w:val="912"/>
    <w:link w:val="867"/>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rPr>
  </w:style>
  <w:style w:type="paragraph" w:styleId="858">
    <w:name w:val="Heading 5"/>
    <w:basedOn w:val="912"/>
    <w:next w:val="912"/>
    <w:link w:val="8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9">
    <w:name w:val="Heading 6"/>
    <w:basedOn w:val="912"/>
    <w:next w:val="912"/>
    <w:link w:val="8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0">
    <w:name w:val="Heading 7"/>
    <w:basedOn w:val="912"/>
    <w:next w:val="912"/>
    <w:link w:val="8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61">
    <w:name w:val="Heading 8"/>
    <w:basedOn w:val="912"/>
    <w:next w:val="912"/>
    <w:link w:val="8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2">
    <w:name w:val="Heading 9"/>
    <w:basedOn w:val="912"/>
    <w:next w:val="912"/>
    <w:link w:val="8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3" w:default="1">
    <w:name w:val="Default Paragraph Font"/>
    <w:uiPriority w:val="1"/>
    <w:semiHidden/>
    <w:unhideWhenUsed/>
    <w:pPr>
      <w:pBdr/>
      <w:spacing/>
      <w:ind/>
    </w:pPr>
  </w:style>
  <w:style w:type="character" w:styleId="864">
    <w:name w:val="Heading 1 Char"/>
    <w:link w:val="854"/>
    <w:uiPriority w:val="9"/>
    <w:pPr>
      <w:pBdr/>
      <w:spacing/>
      <w:ind/>
    </w:pPr>
    <w:rPr>
      <w:color w:val="548235" w:themeColor="accent6" w:themeShade="BF"/>
      <w:sz w:val="36"/>
      <w:szCs w:val="36"/>
    </w:rPr>
  </w:style>
  <w:style w:type="character" w:styleId="865">
    <w:name w:val="Heading 2 Char"/>
    <w:link w:val="855"/>
    <w:uiPriority w:val="9"/>
    <w:pPr>
      <w:pBdr/>
      <w:spacing/>
      <w:ind/>
    </w:pPr>
    <w:rPr>
      <w:color w:val="a9d18e" w:themeColor="accent6" w:themeTint="99"/>
    </w:rPr>
  </w:style>
  <w:style w:type="character" w:styleId="866">
    <w:name w:val="Heading 3 Char"/>
    <w:link w:val="856"/>
    <w:uiPriority w:val="9"/>
    <w:pPr>
      <w:pBdr/>
      <w:spacing/>
      <w:ind/>
    </w:pPr>
    <w:rPr>
      <w:sz w:val="28"/>
      <w:szCs w:val="28"/>
    </w:rPr>
  </w:style>
  <w:style w:type="character" w:styleId="867">
    <w:name w:val="Heading 4 Char"/>
    <w:link w:val="857"/>
    <w:uiPriority w:val="9"/>
    <w:pPr>
      <w:pBdr/>
      <w:spacing/>
      <w:ind/>
    </w:pPr>
    <w:rPr>
      <w:b w:val="0"/>
      <w:bCs w:val="0"/>
      <w:color w:val="a9d18e" w:themeColor="accent6" w:themeTint="99"/>
    </w:rPr>
  </w:style>
  <w:style w:type="character" w:styleId="868">
    <w:name w:val="Heading 5 Char"/>
    <w:basedOn w:val="863"/>
    <w:link w:val="858"/>
    <w:uiPriority w:val="9"/>
    <w:pPr>
      <w:pBdr/>
      <w:spacing/>
      <w:ind/>
    </w:pPr>
    <w:rPr>
      <w:rFonts w:ascii="Arial" w:hAnsi="Arial" w:eastAsia="Arial" w:cs="Arial"/>
      <w:color w:val="0f4761" w:themeColor="accent1" w:themeShade="BF"/>
    </w:rPr>
  </w:style>
  <w:style w:type="character" w:styleId="869">
    <w:name w:val="Heading 6 Char"/>
    <w:basedOn w:val="863"/>
    <w:link w:val="859"/>
    <w:uiPriority w:val="9"/>
    <w:pPr>
      <w:pBdr/>
      <w:spacing/>
      <w:ind/>
    </w:pPr>
    <w:rPr>
      <w:rFonts w:ascii="Arial" w:hAnsi="Arial" w:eastAsia="Arial" w:cs="Arial"/>
      <w:i/>
      <w:iCs/>
      <w:color w:val="595959" w:themeColor="text1" w:themeTint="A6"/>
    </w:rPr>
  </w:style>
  <w:style w:type="character" w:styleId="870">
    <w:name w:val="Heading 7 Char"/>
    <w:basedOn w:val="863"/>
    <w:link w:val="860"/>
    <w:uiPriority w:val="9"/>
    <w:pPr>
      <w:pBdr/>
      <w:spacing/>
      <w:ind/>
    </w:pPr>
    <w:rPr>
      <w:rFonts w:ascii="Arial" w:hAnsi="Arial" w:eastAsia="Arial" w:cs="Arial"/>
      <w:color w:val="595959" w:themeColor="text1" w:themeTint="A6"/>
    </w:rPr>
  </w:style>
  <w:style w:type="character" w:styleId="871">
    <w:name w:val="Heading 8 Char"/>
    <w:basedOn w:val="863"/>
    <w:link w:val="861"/>
    <w:uiPriority w:val="9"/>
    <w:pPr>
      <w:pBdr/>
      <w:spacing/>
      <w:ind/>
    </w:pPr>
    <w:rPr>
      <w:rFonts w:ascii="Arial" w:hAnsi="Arial" w:eastAsia="Arial" w:cs="Arial"/>
      <w:i/>
      <w:iCs/>
      <w:color w:val="272727" w:themeColor="text1" w:themeTint="D8"/>
    </w:rPr>
  </w:style>
  <w:style w:type="character" w:styleId="872">
    <w:name w:val="Heading 9 Char"/>
    <w:basedOn w:val="863"/>
    <w:link w:val="862"/>
    <w:uiPriority w:val="9"/>
    <w:pPr>
      <w:pBdr/>
      <w:spacing/>
      <w:ind/>
    </w:pPr>
    <w:rPr>
      <w:rFonts w:ascii="Arial" w:hAnsi="Arial" w:eastAsia="Arial" w:cs="Arial"/>
      <w:i/>
      <w:iCs/>
      <w:color w:val="272727" w:themeColor="text1" w:themeTint="D8"/>
    </w:rPr>
  </w:style>
  <w:style w:type="paragraph" w:styleId="873">
    <w:name w:val="Title"/>
    <w:basedOn w:val="912"/>
    <w:next w:val="912"/>
    <w:link w:val="874"/>
    <w:uiPriority w:val="10"/>
    <w:qFormat/>
    <w:pPr>
      <w:pBdr/>
      <w:spacing w:after="80" w:line="240" w:lineRule="auto"/>
      <w:ind/>
      <w:contextualSpacing w:val="true"/>
    </w:pPr>
    <w:rPr>
      <w:rFonts w:ascii="Arial" w:hAnsi="Arial" w:eastAsia="Arial" w:cs="Arial"/>
      <w:spacing w:val="-10"/>
      <w:sz w:val="56"/>
      <w:szCs w:val="56"/>
    </w:rPr>
  </w:style>
  <w:style w:type="character" w:styleId="874">
    <w:name w:val="Title Char"/>
    <w:basedOn w:val="863"/>
    <w:link w:val="873"/>
    <w:uiPriority w:val="10"/>
    <w:pPr>
      <w:pBdr/>
      <w:spacing/>
      <w:ind/>
    </w:pPr>
    <w:rPr>
      <w:rFonts w:ascii="Arial" w:hAnsi="Arial" w:eastAsia="Arial" w:cs="Arial"/>
      <w:spacing w:val="-10"/>
      <w:sz w:val="56"/>
      <w:szCs w:val="56"/>
    </w:rPr>
  </w:style>
  <w:style w:type="paragraph" w:styleId="875">
    <w:name w:val="Subtitle"/>
    <w:basedOn w:val="912"/>
    <w:next w:val="912"/>
    <w:link w:val="876"/>
    <w:uiPriority w:val="11"/>
    <w:qFormat/>
    <w:pPr>
      <w:numPr>
        <w:ilvl w:val="1"/>
      </w:numPr>
      <w:pBdr/>
      <w:spacing/>
      <w:ind/>
    </w:pPr>
    <w:rPr>
      <w:color w:val="595959" w:themeColor="text1" w:themeTint="A6"/>
      <w:spacing w:val="15"/>
      <w:sz w:val="28"/>
      <w:szCs w:val="28"/>
    </w:rPr>
  </w:style>
  <w:style w:type="character" w:styleId="876">
    <w:name w:val="Subtitle Char"/>
    <w:basedOn w:val="863"/>
    <w:link w:val="875"/>
    <w:uiPriority w:val="11"/>
    <w:pPr>
      <w:pBdr/>
      <w:spacing/>
      <w:ind/>
    </w:pPr>
    <w:rPr>
      <w:color w:val="595959" w:themeColor="text1" w:themeTint="A6"/>
      <w:spacing w:val="15"/>
      <w:sz w:val="28"/>
      <w:szCs w:val="28"/>
    </w:rPr>
  </w:style>
  <w:style w:type="paragraph" w:styleId="877">
    <w:name w:val="Quote"/>
    <w:basedOn w:val="912"/>
    <w:next w:val="912"/>
    <w:link w:val="878"/>
    <w:uiPriority w:val="29"/>
    <w:qFormat/>
    <w:pPr>
      <w:pBdr/>
      <w:spacing w:before="160"/>
      <w:ind/>
      <w:jc w:val="center"/>
    </w:pPr>
    <w:rPr>
      <w:i/>
      <w:iCs/>
      <w:color w:val="404040" w:themeColor="text1" w:themeTint="BF"/>
    </w:rPr>
  </w:style>
  <w:style w:type="character" w:styleId="878">
    <w:name w:val="Quote Char"/>
    <w:basedOn w:val="863"/>
    <w:link w:val="877"/>
    <w:uiPriority w:val="29"/>
    <w:pPr>
      <w:pBdr/>
      <w:spacing/>
      <w:ind/>
    </w:pPr>
    <w:rPr>
      <w:i/>
      <w:iCs/>
      <w:color w:val="404040" w:themeColor="text1" w:themeTint="BF"/>
    </w:rPr>
  </w:style>
  <w:style w:type="character" w:styleId="879">
    <w:name w:val="Intense Emphasis"/>
    <w:basedOn w:val="863"/>
    <w:uiPriority w:val="21"/>
    <w:qFormat/>
    <w:pPr>
      <w:pBdr/>
      <w:spacing/>
      <w:ind/>
    </w:pPr>
    <w:rPr>
      <w:i/>
      <w:iCs/>
      <w:color w:val="0f4761" w:themeColor="accent1" w:themeShade="BF"/>
    </w:rPr>
  </w:style>
  <w:style w:type="paragraph" w:styleId="880">
    <w:name w:val="Intense Quote"/>
    <w:basedOn w:val="912"/>
    <w:next w:val="912"/>
    <w:link w:val="8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1">
    <w:name w:val="Intense Quote Char"/>
    <w:basedOn w:val="863"/>
    <w:link w:val="880"/>
    <w:uiPriority w:val="30"/>
    <w:pPr>
      <w:pBdr/>
      <w:spacing/>
      <w:ind/>
    </w:pPr>
    <w:rPr>
      <w:i/>
      <w:iCs/>
      <w:color w:val="0f4761" w:themeColor="accent1" w:themeShade="BF"/>
    </w:rPr>
  </w:style>
  <w:style w:type="character" w:styleId="882">
    <w:name w:val="Intense Reference"/>
    <w:basedOn w:val="863"/>
    <w:uiPriority w:val="32"/>
    <w:qFormat/>
    <w:pPr>
      <w:pBdr/>
      <w:spacing/>
      <w:ind/>
    </w:pPr>
    <w:rPr>
      <w:b/>
      <w:bCs/>
      <w:smallCaps/>
      <w:color w:val="0f4761" w:themeColor="accent1" w:themeShade="BF"/>
      <w:spacing w:val="5"/>
    </w:rPr>
  </w:style>
  <w:style w:type="character" w:styleId="883">
    <w:name w:val="Subtle Emphasis"/>
    <w:basedOn w:val="863"/>
    <w:uiPriority w:val="19"/>
    <w:qFormat/>
    <w:pPr>
      <w:pBdr/>
      <w:spacing/>
      <w:ind/>
    </w:pPr>
    <w:rPr>
      <w:i/>
      <w:iCs/>
      <w:color w:val="404040" w:themeColor="text1" w:themeTint="BF"/>
    </w:rPr>
  </w:style>
  <w:style w:type="character" w:styleId="884">
    <w:name w:val="Emphasis"/>
    <w:basedOn w:val="863"/>
    <w:uiPriority w:val="20"/>
    <w:qFormat/>
    <w:pPr>
      <w:pBdr/>
      <w:spacing/>
      <w:ind/>
    </w:pPr>
    <w:rPr>
      <w:i/>
      <w:iCs/>
    </w:rPr>
  </w:style>
  <w:style w:type="character" w:styleId="885">
    <w:name w:val="Strong"/>
    <w:basedOn w:val="863"/>
    <w:uiPriority w:val="22"/>
    <w:qFormat/>
    <w:pPr>
      <w:pBdr/>
      <w:spacing/>
      <w:ind/>
    </w:pPr>
    <w:rPr>
      <w:b/>
      <w:bCs/>
    </w:rPr>
  </w:style>
  <w:style w:type="character" w:styleId="886">
    <w:name w:val="Subtle Reference"/>
    <w:basedOn w:val="863"/>
    <w:uiPriority w:val="31"/>
    <w:qFormat/>
    <w:pPr>
      <w:pBdr/>
      <w:spacing/>
      <w:ind/>
    </w:pPr>
    <w:rPr>
      <w:smallCaps/>
      <w:color w:val="5a5a5a" w:themeColor="text1" w:themeTint="A5"/>
    </w:rPr>
  </w:style>
  <w:style w:type="character" w:styleId="887">
    <w:name w:val="Book Title"/>
    <w:basedOn w:val="863"/>
    <w:uiPriority w:val="33"/>
    <w:qFormat/>
    <w:pPr>
      <w:pBdr/>
      <w:spacing/>
      <w:ind/>
    </w:pPr>
    <w:rPr>
      <w:b/>
      <w:bCs/>
      <w:i/>
      <w:iCs/>
      <w:spacing w:val="5"/>
    </w:rPr>
  </w:style>
  <w:style w:type="paragraph" w:styleId="888">
    <w:name w:val="Header"/>
    <w:basedOn w:val="912"/>
    <w:link w:val="889"/>
    <w:uiPriority w:val="99"/>
    <w:unhideWhenUsed/>
    <w:pPr>
      <w:pBdr/>
      <w:tabs>
        <w:tab w:val="center" w:leader="none" w:pos="4844"/>
        <w:tab w:val="right" w:leader="none" w:pos="9689"/>
      </w:tabs>
      <w:spacing w:after="0" w:line="240" w:lineRule="auto"/>
      <w:ind/>
    </w:pPr>
  </w:style>
  <w:style w:type="character" w:styleId="889">
    <w:name w:val="Header Char"/>
    <w:basedOn w:val="863"/>
    <w:link w:val="888"/>
    <w:uiPriority w:val="99"/>
    <w:pPr>
      <w:pBdr/>
      <w:spacing/>
      <w:ind/>
    </w:pPr>
  </w:style>
  <w:style w:type="paragraph" w:styleId="890">
    <w:name w:val="Footer"/>
    <w:basedOn w:val="912"/>
    <w:link w:val="891"/>
    <w:uiPriority w:val="99"/>
    <w:unhideWhenUsed/>
    <w:pPr>
      <w:pBdr/>
      <w:tabs>
        <w:tab w:val="center" w:leader="none" w:pos="4844"/>
        <w:tab w:val="right" w:leader="none" w:pos="9689"/>
      </w:tabs>
      <w:spacing w:after="0" w:line="240" w:lineRule="auto"/>
      <w:ind/>
    </w:pPr>
  </w:style>
  <w:style w:type="character" w:styleId="891">
    <w:name w:val="Footer Char"/>
    <w:basedOn w:val="863"/>
    <w:link w:val="890"/>
    <w:uiPriority w:val="99"/>
    <w:pPr>
      <w:pBdr/>
      <w:spacing/>
      <w:ind/>
    </w:pPr>
  </w:style>
  <w:style w:type="paragraph" w:styleId="892">
    <w:name w:val="Caption"/>
    <w:basedOn w:val="912"/>
    <w:next w:val="912"/>
    <w:uiPriority w:val="35"/>
    <w:unhideWhenUsed/>
    <w:qFormat/>
    <w:pPr>
      <w:pBdr/>
      <w:spacing w:after="200" w:line="240" w:lineRule="auto"/>
      <w:ind/>
    </w:pPr>
    <w:rPr>
      <w:i/>
      <w:iCs/>
      <w:color w:val="0e2841" w:themeColor="text2"/>
      <w:sz w:val="18"/>
      <w:szCs w:val="18"/>
    </w:rPr>
  </w:style>
  <w:style w:type="paragraph" w:styleId="893">
    <w:name w:val="footnote text"/>
    <w:basedOn w:val="912"/>
    <w:link w:val="894"/>
    <w:uiPriority w:val="99"/>
    <w:semiHidden/>
    <w:unhideWhenUsed/>
    <w:pPr>
      <w:pBdr/>
      <w:spacing w:after="0" w:line="240" w:lineRule="auto"/>
      <w:ind/>
    </w:pPr>
    <w:rPr>
      <w:sz w:val="20"/>
      <w:szCs w:val="20"/>
    </w:rPr>
  </w:style>
  <w:style w:type="character" w:styleId="894">
    <w:name w:val="Footnote Text Char"/>
    <w:basedOn w:val="863"/>
    <w:link w:val="893"/>
    <w:uiPriority w:val="99"/>
    <w:semiHidden/>
    <w:pPr>
      <w:pBdr/>
      <w:spacing/>
      <w:ind/>
    </w:pPr>
    <w:rPr>
      <w:sz w:val="20"/>
      <w:szCs w:val="20"/>
    </w:rPr>
  </w:style>
  <w:style w:type="character" w:styleId="895">
    <w:name w:val="footnote reference"/>
    <w:basedOn w:val="863"/>
    <w:uiPriority w:val="99"/>
    <w:semiHidden/>
    <w:unhideWhenUsed/>
    <w:pPr>
      <w:pBdr/>
      <w:spacing/>
      <w:ind/>
    </w:pPr>
    <w:rPr>
      <w:vertAlign w:val="superscript"/>
    </w:rPr>
  </w:style>
  <w:style w:type="paragraph" w:styleId="896">
    <w:name w:val="endnote text"/>
    <w:basedOn w:val="912"/>
    <w:link w:val="897"/>
    <w:uiPriority w:val="99"/>
    <w:semiHidden/>
    <w:unhideWhenUsed/>
    <w:pPr>
      <w:pBdr/>
      <w:spacing w:after="0" w:line="240" w:lineRule="auto"/>
      <w:ind/>
    </w:pPr>
    <w:rPr>
      <w:sz w:val="20"/>
      <w:szCs w:val="20"/>
    </w:rPr>
  </w:style>
  <w:style w:type="character" w:styleId="897">
    <w:name w:val="Endnote Text Char"/>
    <w:basedOn w:val="863"/>
    <w:link w:val="896"/>
    <w:uiPriority w:val="99"/>
    <w:semiHidden/>
    <w:pPr>
      <w:pBdr/>
      <w:spacing/>
      <w:ind/>
    </w:pPr>
    <w:rPr>
      <w:sz w:val="20"/>
      <w:szCs w:val="20"/>
    </w:rPr>
  </w:style>
  <w:style w:type="character" w:styleId="898">
    <w:name w:val="endnote reference"/>
    <w:basedOn w:val="863"/>
    <w:uiPriority w:val="99"/>
    <w:semiHidden/>
    <w:unhideWhenUsed/>
    <w:pPr>
      <w:pBdr/>
      <w:spacing/>
      <w:ind/>
    </w:pPr>
    <w:rPr>
      <w:vertAlign w:val="superscript"/>
    </w:rPr>
  </w:style>
  <w:style w:type="character" w:styleId="899">
    <w:name w:val="Hyperlink"/>
    <w:basedOn w:val="863"/>
    <w:uiPriority w:val="99"/>
    <w:unhideWhenUsed/>
    <w:pPr>
      <w:pBdr/>
      <w:spacing/>
      <w:ind/>
    </w:pPr>
    <w:rPr>
      <w:color w:val="0563c1" w:themeColor="hyperlink"/>
      <w:u w:val="single"/>
    </w:rPr>
  </w:style>
  <w:style w:type="character" w:styleId="900">
    <w:name w:val="FollowedHyperlink"/>
    <w:basedOn w:val="863"/>
    <w:uiPriority w:val="99"/>
    <w:semiHidden/>
    <w:unhideWhenUsed/>
    <w:pPr>
      <w:pBdr/>
      <w:spacing/>
      <w:ind/>
    </w:pPr>
    <w:rPr>
      <w:color w:val="954f72" w:themeColor="followedHyperlink"/>
      <w:u w:val="single"/>
    </w:rPr>
  </w:style>
  <w:style w:type="paragraph" w:styleId="901">
    <w:name w:val="toc 1"/>
    <w:basedOn w:val="912"/>
    <w:next w:val="912"/>
    <w:uiPriority w:val="39"/>
    <w:unhideWhenUsed/>
    <w:pPr>
      <w:pBdr/>
      <w:spacing w:after="100"/>
      <w:ind/>
    </w:pPr>
  </w:style>
  <w:style w:type="paragraph" w:styleId="902">
    <w:name w:val="toc 2"/>
    <w:basedOn w:val="912"/>
    <w:next w:val="912"/>
    <w:uiPriority w:val="39"/>
    <w:unhideWhenUsed/>
    <w:pPr>
      <w:pBdr/>
      <w:spacing w:after="100"/>
      <w:ind w:left="220"/>
    </w:pPr>
  </w:style>
  <w:style w:type="paragraph" w:styleId="903">
    <w:name w:val="toc 3"/>
    <w:basedOn w:val="912"/>
    <w:next w:val="912"/>
    <w:uiPriority w:val="39"/>
    <w:unhideWhenUsed/>
    <w:pPr>
      <w:pBdr/>
      <w:spacing w:after="100"/>
      <w:ind w:left="440"/>
    </w:pPr>
  </w:style>
  <w:style w:type="paragraph" w:styleId="904">
    <w:name w:val="toc 4"/>
    <w:basedOn w:val="912"/>
    <w:next w:val="912"/>
    <w:uiPriority w:val="39"/>
    <w:unhideWhenUsed/>
    <w:pPr>
      <w:pBdr/>
      <w:spacing w:after="100"/>
      <w:ind w:left="660"/>
    </w:pPr>
  </w:style>
  <w:style w:type="paragraph" w:styleId="905">
    <w:name w:val="toc 5"/>
    <w:basedOn w:val="912"/>
    <w:next w:val="912"/>
    <w:uiPriority w:val="39"/>
    <w:unhideWhenUsed/>
    <w:pPr>
      <w:pBdr/>
      <w:spacing w:after="100"/>
      <w:ind w:left="880"/>
    </w:pPr>
  </w:style>
  <w:style w:type="paragraph" w:styleId="906">
    <w:name w:val="toc 6"/>
    <w:basedOn w:val="912"/>
    <w:next w:val="912"/>
    <w:uiPriority w:val="39"/>
    <w:unhideWhenUsed/>
    <w:pPr>
      <w:pBdr/>
      <w:spacing w:after="100"/>
      <w:ind w:left="1100"/>
    </w:pPr>
  </w:style>
  <w:style w:type="paragraph" w:styleId="907">
    <w:name w:val="toc 7"/>
    <w:basedOn w:val="912"/>
    <w:next w:val="912"/>
    <w:uiPriority w:val="39"/>
    <w:unhideWhenUsed/>
    <w:pPr>
      <w:pBdr/>
      <w:spacing w:after="100"/>
      <w:ind w:left="1320"/>
    </w:pPr>
  </w:style>
  <w:style w:type="paragraph" w:styleId="908">
    <w:name w:val="toc 8"/>
    <w:basedOn w:val="912"/>
    <w:next w:val="912"/>
    <w:uiPriority w:val="39"/>
    <w:unhideWhenUsed/>
    <w:pPr>
      <w:pBdr/>
      <w:spacing w:after="100"/>
      <w:ind w:left="1540"/>
    </w:pPr>
  </w:style>
  <w:style w:type="paragraph" w:styleId="909">
    <w:name w:val="toc 9"/>
    <w:basedOn w:val="912"/>
    <w:next w:val="912"/>
    <w:uiPriority w:val="39"/>
    <w:unhideWhenUsed/>
    <w:pPr>
      <w:pBdr/>
      <w:spacing w:after="100"/>
      <w:ind w:left="1760"/>
    </w:pPr>
  </w:style>
  <w:style w:type="paragraph" w:styleId="910">
    <w:name w:val="TOC Heading"/>
    <w:uiPriority w:val="39"/>
    <w:unhideWhenUsed/>
    <w:pPr>
      <w:pBdr/>
      <w:spacing/>
      <w:ind/>
    </w:pPr>
  </w:style>
  <w:style w:type="paragraph" w:styleId="911">
    <w:name w:val="table of figures"/>
    <w:basedOn w:val="912"/>
    <w:next w:val="912"/>
    <w:uiPriority w:val="99"/>
    <w:unhideWhenUsed/>
    <w:pPr>
      <w:pBdr/>
      <w:spacing w:after="0" w:afterAutospacing="0"/>
      <w:ind/>
    </w:pPr>
  </w:style>
  <w:style w:type="paragraph" w:styleId="912" w:default="1">
    <w:name w:val="Normal"/>
    <w:qFormat/>
    <w:pPr>
      <w:pBdr/>
      <w:spacing/>
      <w:ind/>
    </w:pPr>
  </w:style>
  <w:style w:type="table" w:styleId="91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4" w:default="1">
    <w:name w:val="No List"/>
    <w:uiPriority w:val="99"/>
    <w:semiHidden/>
    <w:unhideWhenUsed/>
    <w:pPr>
      <w:pBdr/>
      <w:spacing/>
      <w:ind/>
    </w:pPr>
  </w:style>
  <w:style w:type="paragraph" w:styleId="915">
    <w:name w:val="No Spacing"/>
    <w:basedOn w:val="912"/>
    <w:uiPriority w:val="1"/>
    <w:qFormat/>
    <w:pPr>
      <w:pBdr/>
      <w:spacing w:after="0" w:line="240" w:lineRule="auto"/>
      <w:ind/>
    </w:pPr>
  </w:style>
  <w:style w:type="paragraph" w:styleId="916">
    <w:name w:val="List Paragraph"/>
    <w:basedOn w:val="91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0beqz/realism-effect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s://liris.cnrs.fr/liris" TargetMode="External"/><Relationship Id="rId33" Type="http://schemas.openxmlformats.org/officeDocument/2006/relationships/hyperlink" Target="https://www.lgdv.tf.fau.de/uploads/publications/spherical_fibonacci_mapping.pdf" TargetMode="External"/><Relationship Id="rId34" Type="http://schemas.openxmlformats.org/officeDocument/2006/relationships/hyperlink" Target="https://advances.realtimerendering.com/s2022/SIGGRAPH2022-Advances-Enemies-Ciardi et al.pdf" TargetMode="External"/><Relationship Id="rId35" Type="http://schemas.openxmlformats.org/officeDocument/2006/relationships/hyperlink" Target="https://handmade.network/p/75/monter/blog/p/7288-engine_work__global_illumination_with_irradiance_probes" TargetMode="External"/><Relationship Id="rId36" Type="http://schemas.openxmlformats.org/officeDocument/2006/relationships/hyperlink" Target="https://www.jcgt.org/published/0008/02/01/paper-lowres.pd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727"/>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20">
    <w:name w:val="Placeholder Text"/>
    <w:basedOn w:val="1558"/>
    <w:uiPriority w:val="99"/>
    <w:semiHidden/>
    <w:pPr>
      <w:pBdr/>
      <w:spacing/>
      <w:ind/>
    </w:pPr>
    <w:rPr>
      <w:color w:val="666666"/>
    </w:rPr>
  </w:style>
  <w:style w:type="table" w:styleId="1421"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Table Grid"/>
    <w:basedOn w:val="1421"/>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Table Grid Light"/>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Plain Table 1"/>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Plain Table 2"/>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Plain Table 3"/>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Plain Table 4"/>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Plain Table 5"/>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1 Light"/>
    <w:basedOn w:val="142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1 Light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1 Light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1 Light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1 Light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2"/>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2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2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2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2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3"/>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3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3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3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3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4"/>
    <w:basedOn w:val="142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4 - Accent 1"/>
    <w:basedOn w:val="142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4 - Accent 2"/>
    <w:basedOn w:val="142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4 - Accent 3"/>
    <w:basedOn w:val="142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4 - Accent 4"/>
    <w:basedOn w:val="142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 Accent 5"/>
    <w:basedOn w:val="142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6"/>
    <w:basedOn w:val="142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5 Dark"/>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5 Dark- Accent 1"/>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5 Dark - Accent 2"/>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5 Dark - Accent 3"/>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5 Dark- Accent 4"/>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 Accent 5"/>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 Accent 6"/>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65">
    <w:name w:val="Grid Table 6 Colorful - Accent 1"/>
    <w:basedOn w:val="142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6">
    <w:name w:val="Grid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7">
    <w:name w:val="Grid Table 6 Colorful - Accent 3"/>
    <w:basedOn w:val="142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68">
    <w:name w:val="Grid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69">
    <w:name w:val="Grid Table 6 Colorful - Accent 5"/>
    <w:basedOn w:val="142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0">
    <w:name w:val="Grid Table 6 Colorful - Accent 6"/>
    <w:basedOn w:val="142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1">
    <w:name w:val="Grid Table 7 Colorful"/>
    <w:basedOn w:val="142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Grid Table 7 Colorful - Accent 1"/>
    <w:basedOn w:val="142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Grid Table 7 Colorful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7 Colorful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7 Colorful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7 Colorful - Accent 5"/>
    <w:basedOn w:val="142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6"/>
    <w:basedOn w:val="142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1 Light"/>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1 Light - Accent 1"/>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1 Light - Accent 2"/>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1 Light - Accent 3"/>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1 Light - Accent 4"/>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 Accent 5"/>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6"/>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2"/>
    <w:basedOn w:val="142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2 - Accent 1"/>
    <w:basedOn w:val="142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2 - Accent 2"/>
    <w:basedOn w:val="142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2 - Accent 3"/>
    <w:basedOn w:val="142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2 - Accent 4"/>
    <w:basedOn w:val="142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 Accent 5"/>
    <w:basedOn w:val="142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6"/>
    <w:basedOn w:val="142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3"/>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3 - Accent 1"/>
    <w:basedOn w:val="142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3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3 - Accent 3"/>
    <w:basedOn w:val="142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3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 Accent 5"/>
    <w:basedOn w:val="142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6"/>
    <w:basedOn w:val="142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4"/>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4 - Accent 1"/>
    <w:basedOn w:val="142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4 - Accent 2"/>
    <w:basedOn w:val="142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4 - Accent 3"/>
    <w:basedOn w:val="142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4 - Accent 4"/>
    <w:basedOn w:val="142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 Accent 5"/>
    <w:basedOn w:val="142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6"/>
    <w:basedOn w:val="142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5 Dark"/>
    <w:basedOn w:val="142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7">
    <w:name w:val="List Table 5 Dark - Accent 1"/>
    <w:basedOn w:val="142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8">
    <w:name w:val="List Table 5 Dark - Accent 2"/>
    <w:basedOn w:val="142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9">
    <w:name w:val="List Table 5 Dark - Accent 3"/>
    <w:basedOn w:val="142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0">
    <w:name w:val="List Table 5 Dark - Accent 4"/>
    <w:basedOn w:val="142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1">
    <w:name w:val="List Table 5 Dark - Accent 5"/>
    <w:basedOn w:val="142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6"/>
    <w:basedOn w:val="142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6 Colorful - Accent 1"/>
    <w:basedOn w:val="142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st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6 Colorful - Accent 3"/>
    <w:basedOn w:val="142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6 Colorful - Accent 5"/>
    <w:basedOn w:val="142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6"/>
    <w:basedOn w:val="142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7 Colorful"/>
    <w:basedOn w:val="142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1">
    <w:name w:val="List Table 7 Colorful - Accent 1"/>
    <w:basedOn w:val="142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2">
    <w:name w:val="List Table 7 Colorful - Accent 2"/>
    <w:basedOn w:val="142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3">
    <w:name w:val="List Table 7 Colorful - Accent 3"/>
    <w:basedOn w:val="142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4">
    <w:name w:val="List Table 7 Colorful - Accent 4"/>
    <w:basedOn w:val="142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25">
    <w:name w:val="List Table 7 Colorful - Accent 5"/>
    <w:basedOn w:val="142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6">
    <w:name w:val="List Table 7 Colorful - Accent 6"/>
    <w:basedOn w:val="142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7">
    <w:name w:val="Lined - Accent"/>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Lined - Accent 1"/>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Lined - Accent 2"/>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ned - Accent 3"/>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ned - Accent 4"/>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ned - Accent 5"/>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6"/>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Bordered &amp; Lined - Accent"/>
    <w:basedOn w:val="142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Bordered &amp; Lined - Accent 1"/>
    <w:basedOn w:val="142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amp; Lined - Accent 2"/>
    <w:basedOn w:val="142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amp; Lined - Accent 3"/>
    <w:basedOn w:val="142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amp; Lined - Accent 4"/>
    <w:basedOn w:val="142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5"/>
    <w:basedOn w:val="142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6"/>
    <w:basedOn w:val="142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w:basedOn w:val="142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48" w:default="1">
    <w:name w:val="Normal"/>
    <w:qFormat/>
    <w:pPr>
      <w:pBdr/>
      <w:spacing/>
      <w:ind/>
    </w:pPr>
  </w:style>
  <w:style w:type="paragraph" w:styleId="1549">
    <w:name w:val="Heading 1"/>
    <w:basedOn w:val="1548"/>
    <w:next w:val="1548"/>
    <w:link w:val="156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0">
    <w:name w:val="Heading 2"/>
    <w:basedOn w:val="1548"/>
    <w:next w:val="1548"/>
    <w:link w:val="156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1">
    <w:name w:val="Heading 3"/>
    <w:basedOn w:val="1548"/>
    <w:next w:val="1548"/>
    <w:link w:val="156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2">
    <w:name w:val="Heading 4"/>
    <w:basedOn w:val="1548"/>
    <w:next w:val="1548"/>
    <w:link w:val="156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3">
    <w:name w:val="Heading 5"/>
    <w:basedOn w:val="1548"/>
    <w:next w:val="1548"/>
    <w:link w:val="156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4">
    <w:name w:val="Heading 6"/>
    <w:basedOn w:val="1548"/>
    <w:next w:val="1548"/>
    <w:link w:val="156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55">
    <w:name w:val="Heading 7"/>
    <w:basedOn w:val="1548"/>
    <w:next w:val="1548"/>
    <w:link w:val="156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56">
    <w:name w:val="Heading 8"/>
    <w:basedOn w:val="1548"/>
    <w:next w:val="1548"/>
    <w:link w:val="156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7">
    <w:name w:val="Heading 9"/>
    <w:basedOn w:val="1548"/>
    <w:next w:val="1548"/>
    <w:link w:val="156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58" w:default="1">
    <w:name w:val="Default Paragraph Font"/>
    <w:uiPriority w:val="1"/>
    <w:semiHidden/>
    <w:unhideWhenUsed/>
    <w:pPr>
      <w:pBdr/>
      <w:spacing/>
      <w:ind/>
    </w:pPr>
  </w:style>
  <w:style w:type="numbering" w:styleId="1559" w:default="1">
    <w:name w:val="No List"/>
    <w:uiPriority w:val="99"/>
    <w:semiHidden/>
    <w:unhideWhenUsed/>
    <w:pPr>
      <w:pBdr/>
      <w:spacing/>
      <w:ind/>
    </w:pPr>
  </w:style>
  <w:style w:type="character" w:styleId="1560">
    <w:name w:val="Heading 1 Char"/>
    <w:basedOn w:val="1558"/>
    <w:link w:val="1549"/>
    <w:uiPriority w:val="9"/>
    <w:pPr>
      <w:pBdr/>
      <w:spacing/>
      <w:ind/>
    </w:pPr>
    <w:rPr>
      <w:rFonts w:ascii="Arial" w:hAnsi="Arial" w:eastAsia="Arial" w:cs="Arial"/>
      <w:color w:val="0f4761" w:themeColor="accent1" w:themeShade="BF"/>
      <w:sz w:val="40"/>
      <w:szCs w:val="40"/>
    </w:rPr>
  </w:style>
  <w:style w:type="character" w:styleId="1561">
    <w:name w:val="Heading 2 Char"/>
    <w:basedOn w:val="1558"/>
    <w:link w:val="1550"/>
    <w:uiPriority w:val="9"/>
    <w:pPr>
      <w:pBdr/>
      <w:spacing/>
      <w:ind/>
    </w:pPr>
    <w:rPr>
      <w:rFonts w:ascii="Arial" w:hAnsi="Arial" w:eastAsia="Arial" w:cs="Arial"/>
      <w:color w:val="0f4761" w:themeColor="accent1" w:themeShade="BF"/>
      <w:sz w:val="32"/>
      <w:szCs w:val="32"/>
    </w:rPr>
  </w:style>
  <w:style w:type="character" w:styleId="1562">
    <w:name w:val="Heading 3 Char"/>
    <w:basedOn w:val="1558"/>
    <w:link w:val="1551"/>
    <w:uiPriority w:val="9"/>
    <w:pPr>
      <w:pBdr/>
      <w:spacing/>
      <w:ind/>
    </w:pPr>
    <w:rPr>
      <w:rFonts w:ascii="Arial" w:hAnsi="Arial" w:eastAsia="Arial" w:cs="Arial"/>
      <w:color w:val="0f4761" w:themeColor="accent1" w:themeShade="BF"/>
      <w:sz w:val="28"/>
      <w:szCs w:val="28"/>
    </w:rPr>
  </w:style>
  <w:style w:type="character" w:styleId="1563">
    <w:name w:val="Heading 4 Char"/>
    <w:basedOn w:val="1558"/>
    <w:link w:val="1552"/>
    <w:uiPriority w:val="9"/>
    <w:pPr>
      <w:pBdr/>
      <w:spacing/>
      <w:ind/>
    </w:pPr>
    <w:rPr>
      <w:rFonts w:ascii="Arial" w:hAnsi="Arial" w:eastAsia="Arial" w:cs="Arial"/>
      <w:i/>
      <w:iCs/>
      <w:color w:val="0f4761" w:themeColor="accent1" w:themeShade="BF"/>
    </w:rPr>
  </w:style>
  <w:style w:type="character" w:styleId="1564">
    <w:name w:val="Heading 5 Char"/>
    <w:basedOn w:val="1558"/>
    <w:link w:val="1553"/>
    <w:uiPriority w:val="9"/>
    <w:pPr>
      <w:pBdr/>
      <w:spacing/>
      <w:ind/>
    </w:pPr>
    <w:rPr>
      <w:rFonts w:ascii="Arial" w:hAnsi="Arial" w:eastAsia="Arial" w:cs="Arial"/>
      <w:color w:val="0f4761" w:themeColor="accent1" w:themeShade="BF"/>
    </w:rPr>
  </w:style>
  <w:style w:type="character" w:styleId="1565">
    <w:name w:val="Heading 6 Char"/>
    <w:basedOn w:val="1558"/>
    <w:link w:val="1554"/>
    <w:uiPriority w:val="9"/>
    <w:pPr>
      <w:pBdr/>
      <w:spacing/>
      <w:ind/>
    </w:pPr>
    <w:rPr>
      <w:rFonts w:ascii="Arial" w:hAnsi="Arial" w:eastAsia="Arial" w:cs="Arial"/>
      <w:i/>
      <w:iCs/>
      <w:color w:val="595959" w:themeColor="text1" w:themeTint="A6"/>
    </w:rPr>
  </w:style>
  <w:style w:type="character" w:styleId="1566">
    <w:name w:val="Heading 7 Char"/>
    <w:basedOn w:val="1558"/>
    <w:link w:val="1555"/>
    <w:uiPriority w:val="9"/>
    <w:pPr>
      <w:pBdr/>
      <w:spacing/>
      <w:ind/>
    </w:pPr>
    <w:rPr>
      <w:rFonts w:ascii="Arial" w:hAnsi="Arial" w:eastAsia="Arial" w:cs="Arial"/>
      <w:color w:val="595959" w:themeColor="text1" w:themeTint="A6"/>
    </w:rPr>
  </w:style>
  <w:style w:type="character" w:styleId="1567">
    <w:name w:val="Heading 8 Char"/>
    <w:basedOn w:val="1558"/>
    <w:link w:val="1556"/>
    <w:uiPriority w:val="9"/>
    <w:pPr>
      <w:pBdr/>
      <w:spacing/>
      <w:ind/>
    </w:pPr>
    <w:rPr>
      <w:rFonts w:ascii="Arial" w:hAnsi="Arial" w:eastAsia="Arial" w:cs="Arial"/>
      <w:i/>
      <w:iCs/>
      <w:color w:val="272727" w:themeColor="text1" w:themeTint="D8"/>
    </w:rPr>
  </w:style>
  <w:style w:type="character" w:styleId="1568">
    <w:name w:val="Heading 9 Char"/>
    <w:basedOn w:val="1558"/>
    <w:link w:val="1557"/>
    <w:uiPriority w:val="9"/>
    <w:pPr>
      <w:pBdr/>
      <w:spacing/>
      <w:ind/>
    </w:pPr>
    <w:rPr>
      <w:rFonts w:ascii="Arial" w:hAnsi="Arial" w:eastAsia="Arial" w:cs="Arial"/>
      <w:i/>
      <w:iCs/>
      <w:color w:val="272727" w:themeColor="text1" w:themeTint="D8"/>
    </w:rPr>
  </w:style>
  <w:style w:type="paragraph" w:styleId="1569">
    <w:name w:val="Title"/>
    <w:basedOn w:val="1548"/>
    <w:next w:val="1548"/>
    <w:link w:val="1570"/>
    <w:uiPriority w:val="10"/>
    <w:qFormat/>
    <w:pPr>
      <w:pBdr/>
      <w:spacing w:after="80" w:line="240" w:lineRule="auto"/>
      <w:ind/>
      <w:contextualSpacing w:val="true"/>
    </w:pPr>
    <w:rPr>
      <w:rFonts w:ascii="Arial" w:hAnsi="Arial" w:eastAsia="Arial" w:cs="Arial"/>
      <w:spacing w:val="-10"/>
      <w:sz w:val="56"/>
      <w:szCs w:val="56"/>
    </w:rPr>
  </w:style>
  <w:style w:type="character" w:styleId="1570">
    <w:name w:val="Title Char"/>
    <w:basedOn w:val="1558"/>
    <w:link w:val="1569"/>
    <w:uiPriority w:val="10"/>
    <w:pPr>
      <w:pBdr/>
      <w:spacing/>
      <w:ind/>
    </w:pPr>
    <w:rPr>
      <w:rFonts w:ascii="Arial" w:hAnsi="Arial" w:eastAsia="Arial" w:cs="Arial"/>
      <w:spacing w:val="-10"/>
      <w:sz w:val="56"/>
      <w:szCs w:val="56"/>
    </w:rPr>
  </w:style>
  <w:style w:type="paragraph" w:styleId="1571">
    <w:name w:val="Subtitle"/>
    <w:basedOn w:val="1548"/>
    <w:next w:val="1548"/>
    <w:link w:val="1572"/>
    <w:uiPriority w:val="11"/>
    <w:qFormat/>
    <w:pPr>
      <w:numPr>
        <w:ilvl w:val="1"/>
      </w:numPr>
      <w:pBdr/>
      <w:spacing/>
      <w:ind/>
    </w:pPr>
    <w:rPr>
      <w:color w:val="595959" w:themeColor="text1" w:themeTint="A6"/>
      <w:spacing w:val="15"/>
      <w:sz w:val="28"/>
      <w:szCs w:val="28"/>
    </w:rPr>
  </w:style>
  <w:style w:type="character" w:styleId="1572">
    <w:name w:val="Subtitle Char"/>
    <w:basedOn w:val="1558"/>
    <w:link w:val="1571"/>
    <w:uiPriority w:val="11"/>
    <w:pPr>
      <w:pBdr/>
      <w:spacing/>
      <w:ind/>
    </w:pPr>
    <w:rPr>
      <w:color w:val="595959" w:themeColor="text1" w:themeTint="A6"/>
      <w:spacing w:val="15"/>
      <w:sz w:val="28"/>
      <w:szCs w:val="28"/>
    </w:rPr>
  </w:style>
  <w:style w:type="paragraph" w:styleId="1573">
    <w:name w:val="Quote"/>
    <w:basedOn w:val="1548"/>
    <w:next w:val="1548"/>
    <w:link w:val="1574"/>
    <w:uiPriority w:val="29"/>
    <w:qFormat/>
    <w:pPr>
      <w:pBdr/>
      <w:spacing w:before="160"/>
      <w:ind/>
      <w:jc w:val="center"/>
    </w:pPr>
    <w:rPr>
      <w:i/>
      <w:iCs/>
      <w:color w:val="404040" w:themeColor="text1" w:themeTint="BF"/>
    </w:rPr>
  </w:style>
  <w:style w:type="character" w:styleId="1574">
    <w:name w:val="Quote Char"/>
    <w:basedOn w:val="1558"/>
    <w:link w:val="1573"/>
    <w:uiPriority w:val="29"/>
    <w:pPr>
      <w:pBdr/>
      <w:spacing/>
      <w:ind/>
    </w:pPr>
    <w:rPr>
      <w:i/>
      <w:iCs/>
      <w:color w:val="404040" w:themeColor="text1" w:themeTint="BF"/>
    </w:rPr>
  </w:style>
  <w:style w:type="paragraph" w:styleId="1575">
    <w:name w:val="List Paragraph"/>
    <w:basedOn w:val="1548"/>
    <w:uiPriority w:val="34"/>
    <w:qFormat/>
    <w:pPr>
      <w:pBdr/>
      <w:spacing/>
      <w:ind w:left="720"/>
      <w:contextualSpacing w:val="true"/>
    </w:pPr>
  </w:style>
  <w:style w:type="character" w:styleId="1576">
    <w:name w:val="Intense Emphasis"/>
    <w:basedOn w:val="1558"/>
    <w:uiPriority w:val="21"/>
    <w:qFormat/>
    <w:pPr>
      <w:pBdr/>
      <w:spacing/>
      <w:ind/>
    </w:pPr>
    <w:rPr>
      <w:i/>
      <w:iCs/>
      <w:color w:val="0f4761" w:themeColor="accent1" w:themeShade="BF"/>
    </w:rPr>
  </w:style>
  <w:style w:type="paragraph" w:styleId="1577">
    <w:name w:val="Intense Quote"/>
    <w:basedOn w:val="1548"/>
    <w:next w:val="1548"/>
    <w:link w:val="157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78">
    <w:name w:val="Intense Quote Char"/>
    <w:basedOn w:val="1558"/>
    <w:link w:val="1577"/>
    <w:uiPriority w:val="30"/>
    <w:pPr>
      <w:pBdr/>
      <w:spacing/>
      <w:ind/>
    </w:pPr>
    <w:rPr>
      <w:i/>
      <w:iCs/>
      <w:color w:val="0f4761" w:themeColor="accent1" w:themeShade="BF"/>
    </w:rPr>
  </w:style>
  <w:style w:type="character" w:styleId="1579">
    <w:name w:val="Intense Reference"/>
    <w:basedOn w:val="1558"/>
    <w:uiPriority w:val="32"/>
    <w:qFormat/>
    <w:pPr>
      <w:pBdr/>
      <w:spacing/>
      <w:ind/>
    </w:pPr>
    <w:rPr>
      <w:b/>
      <w:bCs/>
      <w:smallCaps/>
      <w:color w:val="0f4761" w:themeColor="accent1" w:themeShade="BF"/>
      <w:spacing w:val="5"/>
    </w:rPr>
  </w:style>
  <w:style w:type="paragraph" w:styleId="1580">
    <w:name w:val="No Spacing"/>
    <w:basedOn w:val="1548"/>
    <w:uiPriority w:val="1"/>
    <w:qFormat/>
    <w:pPr>
      <w:pBdr/>
      <w:spacing w:after="0" w:line="240" w:lineRule="auto"/>
      <w:ind/>
    </w:pPr>
  </w:style>
  <w:style w:type="character" w:styleId="1581">
    <w:name w:val="Subtle Emphasis"/>
    <w:basedOn w:val="1558"/>
    <w:uiPriority w:val="19"/>
    <w:qFormat/>
    <w:pPr>
      <w:pBdr/>
      <w:spacing/>
      <w:ind/>
    </w:pPr>
    <w:rPr>
      <w:i/>
      <w:iCs/>
      <w:color w:val="404040" w:themeColor="text1" w:themeTint="BF"/>
    </w:rPr>
  </w:style>
  <w:style w:type="character" w:styleId="1582">
    <w:name w:val="Emphasis"/>
    <w:basedOn w:val="1558"/>
    <w:uiPriority w:val="20"/>
    <w:qFormat/>
    <w:pPr>
      <w:pBdr/>
      <w:spacing/>
      <w:ind/>
    </w:pPr>
    <w:rPr>
      <w:i/>
      <w:iCs/>
    </w:rPr>
  </w:style>
  <w:style w:type="character" w:styleId="1583">
    <w:name w:val="Strong"/>
    <w:basedOn w:val="1558"/>
    <w:uiPriority w:val="22"/>
    <w:qFormat/>
    <w:pPr>
      <w:pBdr/>
      <w:spacing/>
      <w:ind/>
    </w:pPr>
    <w:rPr>
      <w:b/>
      <w:bCs/>
    </w:rPr>
  </w:style>
  <w:style w:type="character" w:styleId="1584">
    <w:name w:val="Subtle Reference"/>
    <w:basedOn w:val="1558"/>
    <w:uiPriority w:val="31"/>
    <w:qFormat/>
    <w:pPr>
      <w:pBdr/>
      <w:spacing/>
      <w:ind/>
    </w:pPr>
    <w:rPr>
      <w:smallCaps/>
      <w:color w:val="5a5a5a" w:themeColor="text1" w:themeTint="A5"/>
    </w:rPr>
  </w:style>
  <w:style w:type="character" w:styleId="1585">
    <w:name w:val="Book Title"/>
    <w:basedOn w:val="1558"/>
    <w:uiPriority w:val="33"/>
    <w:qFormat/>
    <w:pPr>
      <w:pBdr/>
      <w:spacing/>
      <w:ind/>
    </w:pPr>
    <w:rPr>
      <w:b/>
      <w:bCs/>
      <w:i/>
      <w:iCs/>
      <w:spacing w:val="5"/>
    </w:rPr>
  </w:style>
  <w:style w:type="paragraph" w:styleId="1586">
    <w:name w:val="Header"/>
    <w:basedOn w:val="1548"/>
    <w:link w:val="1587"/>
    <w:uiPriority w:val="99"/>
    <w:unhideWhenUsed/>
    <w:pPr>
      <w:pBdr/>
      <w:tabs>
        <w:tab w:val="center" w:leader="none" w:pos="4844"/>
        <w:tab w:val="right" w:leader="none" w:pos="9689"/>
      </w:tabs>
      <w:spacing w:after="0" w:line="240" w:lineRule="auto"/>
      <w:ind/>
    </w:pPr>
  </w:style>
  <w:style w:type="character" w:styleId="1587">
    <w:name w:val="Header Char"/>
    <w:basedOn w:val="1558"/>
    <w:link w:val="1586"/>
    <w:uiPriority w:val="99"/>
    <w:pPr>
      <w:pBdr/>
      <w:spacing/>
      <w:ind/>
    </w:pPr>
  </w:style>
  <w:style w:type="paragraph" w:styleId="1588">
    <w:name w:val="Footer"/>
    <w:basedOn w:val="1548"/>
    <w:link w:val="1589"/>
    <w:uiPriority w:val="99"/>
    <w:unhideWhenUsed/>
    <w:pPr>
      <w:pBdr/>
      <w:tabs>
        <w:tab w:val="center" w:leader="none" w:pos="4844"/>
        <w:tab w:val="right" w:leader="none" w:pos="9689"/>
      </w:tabs>
      <w:spacing w:after="0" w:line="240" w:lineRule="auto"/>
      <w:ind/>
    </w:pPr>
  </w:style>
  <w:style w:type="character" w:styleId="1589">
    <w:name w:val="Footer Char"/>
    <w:basedOn w:val="1558"/>
    <w:link w:val="1588"/>
    <w:uiPriority w:val="99"/>
    <w:pPr>
      <w:pBdr/>
      <w:spacing/>
      <w:ind/>
    </w:pPr>
  </w:style>
  <w:style w:type="paragraph" w:styleId="1590">
    <w:name w:val="Caption"/>
    <w:basedOn w:val="1548"/>
    <w:next w:val="1548"/>
    <w:uiPriority w:val="35"/>
    <w:unhideWhenUsed/>
    <w:qFormat/>
    <w:pPr>
      <w:pBdr/>
      <w:spacing w:after="200" w:line="240" w:lineRule="auto"/>
      <w:ind/>
    </w:pPr>
    <w:rPr>
      <w:i/>
      <w:iCs/>
      <w:color w:val="0e2841" w:themeColor="text2"/>
      <w:sz w:val="18"/>
      <w:szCs w:val="18"/>
    </w:rPr>
  </w:style>
  <w:style w:type="paragraph" w:styleId="1591">
    <w:name w:val="footnote text"/>
    <w:basedOn w:val="1548"/>
    <w:link w:val="1592"/>
    <w:uiPriority w:val="99"/>
    <w:semiHidden/>
    <w:unhideWhenUsed/>
    <w:pPr>
      <w:pBdr/>
      <w:spacing w:after="0" w:line="240" w:lineRule="auto"/>
      <w:ind/>
    </w:pPr>
    <w:rPr>
      <w:sz w:val="20"/>
      <w:szCs w:val="20"/>
    </w:rPr>
  </w:style>
  <w:style w:type="character" w:styleId="1592">
    <w:name w:val="Footnote Text Char"/>
    <w:basedOn w:val="1558"/>
    <w:link w:val="1591"/>
    <w:uiPriority w:val="99"/>
    <w:semiHidden/>
    <w:pPr>
      <w:pBdr/>
      <w:spacing/>
      <w:ind/>
    </w:pPr>
    <w:rPr>
      <w:sz w:val="20"/>
      <w:szCs w:val="20"/>
    </w:rPr>
  </w:style>
  <w:style w:type="character" w:styleId="1593">
    <w:name w:val="footnote reference"/>
    <w:basedOn w:val="1558"/>
    <w:uiPriority w:val="99"/>
    <w:semiHidden/>
    <w:unhideWhenUsed/>
    <w:pPr>
      <w:pBdr/>
      <w:spacing/>
      <w:ind/>
    </w:pPr>
    <w:rPr>
      <w:vertAlign w:val="superscript"/>
    </w:rPr>
  </w:style>
  <w:style w:type="paragraph" w:styleId="1594">
    <w:name w:val="endnote text"/>
    <w:basedOn w:val="1548"/>
    <w:link w:val="1595"/>
    <w:uiPriority w:val="99"/>
    <w:semiHidden/>
    <w:unhideWhenUsed/>
    <w:pPr>
      <w:pBdr/>
      <w:spacing w:after="0" w:line="240" w:lineRule="auto"/>
      <w:ind/>
    </w:pPr>
    <w:rPr>
      <w:sz w:val="20"/>
      <w:szCs w:val="20"/>
    </w:rPr>
  </w:style>
  <w:style w:type="character" w:styleId="1595">
    <w:name w:val="Endnote Text Char"/>
    <w:basedOn w:val="1558"/>
    <w:link w:val="1594"/>
    <w:uiPriority w:val="99"/>
    <w:semiHidden/>
    <w:pPr>
      <w:pBdr/>
      <w:spacing/>
      <w:ind/>
    </w:pPr>
    <w:rPr>
      <w:sz w:val="20"/>
      <w:szCs w:val="20"/>
    </w:rPr>
  </w:style>
  <w:style w:type="character" w:styleId="1596">
    <w:name w:val="endnote reference"/>
    <w:basedOn w:val="1558"/>
    <w:uiPriority w:val="99"/>
    <w:semiHidden/>
    <w:unhideWhenUsed/>
    <w:pPr>
      <w:pBdr/>
      <w:spacing/>
      <w:ind/>
    </w:pPr>
    <w:rPr>
      <w:vertAlign w:val="superscript"/>
    </w:rPr>
  </w:style>
  <w:style w:type="character" w:styleId="1597">
    <w:name w:val="Hyperlink"/>
    <w:basedOn w:val="1558"/>
    <w:uiPriority w:val="99"/>
    <w:unhideWhenUsed/>
    <w:pPr>
      <w:pBdr/>
      <w:spacing/>
      <w:ind/>
    </w:pPr>
    <w:rPr>
      <w:color w:val="0563c1" w:themeColor="hyperlink"/>
      <w:u w:val="single"/>
    </w:rPr>
  </w:style>
  <w:style w:type="character" w:styleId="1598">
    <w:name w:val="FollowedHyperlink"/>
    <w:basedOn w:val="1558"/>
    <w:uiPriority w:val="99"/>
    <w:semiHidden/>
    <w:unhideWhenUsed/>
    <w:pPr>
      <w:pBdr/>
      <w:spacing/>
      <w:ind/>
    </w:pPr>
    <w:rPr>
      <w:color w:val="954f72" w:themeColor="followedHyperlink"/>
      <w:u w:val="single"/>
    </w:rPr>
  </w:style>
  <w:style w:type="paragraph" w:styleId="1599">
    <w:name w:val="toc 1"/>
    <w:basedOn w:val="1548"/>
    <w:next w:val="1548"/>
    <w:uiPriority w:val="39"/>
    <w:unhideWhenUsed/>
    <w:pPr>
      <w:pBdr/>
      <w:spacing w:after="100"/>
      <w:ind/>
    </w:pPr>
  </w:style>
  <w:style w:type="paragraph" w:styleId="1600">
    <w:name w:val="toc 2"/>
    <w:basedOn w:val="1548"/>
    <w:next w:val="1548"/>
    <w:uiPriority w:val="39"/>
    <w:unhideWhenUsed/>
    <w:pPr>
      <w:pBdr/>
      <w:spacing w:after="100"/>
      <w:ind w:left="220"/>
    </w:pPr>
  </w:style>
  <w:style w:type="paragraph" w:styleId="1601">
    <w:name w:val="toc 3"/>
    <w:basedOn w:val="1548"/>
    <w:next w:val="1548"/>
    <w:uiPriority w:val="39"/>
    <w:unhideWhenUsed/>
    <w:pPr>
      <w:pBdr/>
      <w:spacing w:after="100"/>
      <w:ind w:left="440"/>
    </w:pPr>
  </w:style>
  <w:style w:type="paragraph" w:styleId="1602">
    <w:name w:val="toc 4"/>
    <w:basedOn w:val="1548"/>
    <w:next w:val="1548"/>
    <w:uiPriority w:val="39"/>
    <w:unhideWhenUsed/>
    <w:pPr>
      <w:pBdr/>
      <w:spacing w:after="100"/>
      <w:ind w:left="660"/>
    </w:pPr>
  </w:style>
  <w:style w:type="paragraph" w:styleId="1603">
    <w:name w:val="toc 5"/>
    <w:basedOn w:val="1548"/>
    <w:next w:val="1548"/>
    <w:uiPriority w:val="39"/>
    <w:unhideWhenUsed/>
    <w:pPr>
      <w:pBdr/>
      <w:spacing w:after="100"/>
      <w:ind w:left="880"/>
    </w:pPr>
  </w:style>
  <w:style w:type="paragraph" w:styleId="1604">
    <w:name w:val="toc 6"/>
    <w:basedOn w:val="1548"/>
    <w:next w:val="1548"/>
    <w:uiPriority w:val="39"/>
    <w:unhideWhenUsed/>
    <w:pPr>
      <w:pBdr/>
      <w:spacing w:after="100"/>
      <w:ind w:left="1100"/>
    </w:pPr>
  </w:style>
  <w:style w:type="paragraph" w:styleId="1605">
    <w:name w:val="toc 7"/>
    <w:basedOn w:val="1548"/>
    <w:next w:val="1548"/>
    <w:uiPriority w:val="39"/>
    <w:unhideWhenUsed/>
    <w:pPr>
      <w:pBdr/>
      <w:spacing w:after="100"/>
      <w:ind w:left="1320"/>
    </w:pPr>
  </w:style>
  <w:style w:type="paragraph" w:styleId="1606">
    <w:name w:val="toc 8"/>
    <w:basedOn w:val="1548"/>
    <w:next w:val="1548"/>
    <w:uiPriority w:val="39"/>
    <w:unhideWhenUsed/>
    <w:pPr>
      <w:pBdr/>
      <w:spacing w:after="100"/>
      <w:ind w:left="1540"/>
    </w:pPr>
  </w:style>
  <w:style w:type="paragraph" w:styleId="1607">
    <w:name w:val="toc 9"/>
    <w:basedOn w:val="1548"/>
    <w:next w:val="1548"/>
    <w:uiPriority w:val="39"/>
    <w:unhideWhenUsed/>
    <w:pPr>
      <w:pBdr/>
      <w:spacing w:after="100"/>
      <w:ind w:left="1760"/>
    </w:pPr>
  </w:style>
  <w:style w:type="paragraph" w:styleId="1608">
    <w:name w:val="TOC Heading"/>
    <w:uiPriority w:val="39"/>
    <w:unhideWhenUsed/>
    <w:pPr>
      <w:pBdr/>
      <w:spacing/>
      <w:ind/>
    </w:pPr>
  </w:style>
  <w:style w:type="paragraph" w:styleId="1609">
    <w:name w:val="table of figures"/>
    <w:basedOn w:val="1548"/>
    <w:next w:val="154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2025-07-09T17:32:59Z</dcterms:modified>
</cp:coreProperties>
</file>