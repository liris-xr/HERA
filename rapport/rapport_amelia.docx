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888"/>
            <w:pBdr/>
            <w:tabs>
              <w:tab w:val="right" w:leader="dot" w:pos="9355"/>
            </w:tabs>
            <w:spacing/>
            <w:ind/>
            <w:rPr>
              <w:ins w:id="0" w:author=""/>
              <w:highlight w:val="none"/>
              <w14:ligatures w14:val="none"/>
            </w:rPr>
          </w:pPr>
          <w:r>
            <w:rPr>
              <w:b w:val="0"/>
              <w:bCs w:val="0"/>
              <w:highlight w:val="none"/>
            </w:rPr>
          </w:r>
          <w:r>
            <w:fldChar w:fldCharType="begin"/>
            <w:instrText xml:space="preserve">TOC \o "1-9" \h </w:instrText>
            <w:fldChar w:fldCharType="separate"/>
          </w:r>
          <w:r>
            <w:rPr>
              <w:b w:val="0"/>
              <w:bCs w:val="0"/>
              <w:highlight w:val="none"/>
            </w:rPr>
          </w:r>
          <w:hyperlink w:tooltip="#_Toc1" w:anchor="_Toc1" w:history="1">
            <w:ins w:id="1">
              <w:r>
                <w:rPr>
                  <w:rStyle w:val="886"/>
                </w:rPr>
              </w:r>
            </w:ins>
            <w:ins w:id="2">
              <w:r>
                <w:rPr>
                  <w:rStyle w:val="886"/>
                  <w:highlight w:val="none"/>
                </w:rPr>
                <w:t xml:space="preserve">Remerciements</w:t>
              </w:r>
            </w:ins>
            <w:ins w:id="3">
              <w:r>
                <w:rPr>
                  <w:rStyle w:val="886"/>
                  <w:highlight w:val="none"/>
                  <w14:ligatures w14:val="none"/>
                </w:rPr>
              </w:r>
            </w:ins>
            <w:ins w:id="4">
              <w:r>
                <w:tab/>
              </w:r>
            </w:ins>
            <w:ins w:id="5">
              <w:r>
                <w:fldChar w:fldCharType="begin"/>
                <w:instrText xml:space="preserve">PAGEREF _Toc1 \h</w:instrText>
                <w:fldChar w:fldCharType="separate"/>
                <w:t xml:space="preserve">3</w:t>
                <w:fldChar w:fldCharType="end"/>
              </w:r>
            </w:ins>
          </w:hyperlink>
          <w:ins w:id="6">
            <w:r>
              <w:rPr>
                <w:highlight w:val="none"/>
                <w14:ligatures w14:val="none"/>
              </w:rPr>
            </w:r>
          </w:ins>
        </w:p>
        <w:p>
          <w:pPr>
            <w:pStyle w:val="888"/>
            <w:pBdr/>
            <w:tabs>
              <w:tab w:val="right" w:leader="dot" w:pos="9355"/>
            </w:tabs>
            <w:spacing/>
            <w:ind/>
            <w:rPr>
              <w:ins w:id="7" w:author=""/>
            </w:rPr>
          </w:pPr>
          <w:hyperlink w:tooltip="#_Toc2" w:anchor="_Toc2" w:history="1">
            <w:ins w:id="8">
              <w:r>
                <w:rPr>
                  <w:rStyle w:val="886"/>
                </w:rPr>
              </w:r>
            </w:ins>
            <w:ins w:id="9">
              <w:r>
                <w:rPr>
                  <w:rStyle w:val="886"/>
                  <w:highlight w:val="none"/>
                </w:rPr>
                <w:t xml:space="preserve">1. Introduction</w:t>
              </w:r>
            </w:ins>
            <w:ins w:id="10">
              <w:r>
                <w:rPr>
                  <w:rStyle w:val="886"/>
                </w:rPr>
              </w:r>
            </w:ins>
            <w:ins w:id="11">
              <w:r>
                <w:tab/>
              </w:r>
            </w:ins>
            <w:ins w:id="12">
              <w:r>
                <w:fldChar w:fldCharType="begin"/>
                <w:instrText xml:space="preserve">PAGEREF _Toc2 \h</w:instrText>
                <w:fldChar w:fldCharType="separate"/>
                <w:t xml:space="preserve">4</w:t>
                <w:fldChar w:fldCharType="end"/>
              </w:r>
            </w:ins>
          </w:hyperlink>
          <w:ins w:id="13">
            <w:r/>
          </w:ins>
        </w:p>
        <w:p>
          <w:pPr>
            <w:pStyle w:val="889"/>
            <w:pBdr/>
            <w:tabs>
              <w:tab w:val="right" w:leader="dot" w:pos="9355"/>
            </w:tabs>
            <w:spacing/>
            <w:ind/>
            <w:rPr>
              <w:ins w:id="14" w:author=""/>
              <w14:ligatures w14:val="none"/>
            </w:rPr>
          </w:pPr>
          <w:hyperlink w:tooltip="#_Toc3" w:anchor="_Toc3" w:history="1">
            <w:ins w:id="15">
              <w:r>
                <w:rPr>
                  <w:rStyle w:val="886"/>
                </w:rPr>
              </w:r>
            </w:ins>
            <w:ins w:id="16">
              <w:r>
                <w:rPr>
                  <w:rStyle w:val="886"/>
                </w:rPr>
                <w:t xml:space="preserve">1.1 Présentation de l’entreprise</w:t>
              </w:r>
            </w:ins>
            <w:ins w:id="17">
              <w:r>
                <w:rPr>
                  <w:rStyle w:val="886"/>
                  <w14:ligatures w14:val="none"/>
                </w:rPr>
              </w:r>
            </w:ins>
            <w:ins w:id="18">
              <w:r>
                <w:tab/>
              </w:r>
            </w:ins>
            <w:ins w:id="19">
              <w:r>
                <w:fldChar w:fldCharType="begin"/>
                <w:instrText xml:space="preserve">PAGEREF _Toc3 \h</w:instrText>
                <w:fldChar w:fldCharType="separate"/>
                <w:t xml:space="preserve">4</w:t>
                <w:fldChar w:fldCharType="end"/>
              </w:r>
            </w:ins>
          </w:hyperlink>
          <w:ins w:id="20">
            <w:r>
              <w:rPr>
                <w14:ligatures w14:val="none"/>
              </w:rPr>
            </w:r>
          </w:ins>
        </w:p>
        <w:p>
          <w:pPr>
            <w:pStyle w:val="889"/>
            <w:pBdr/>
            <w:tabs>
              <w:tab w:val="right" w:leader="dot" w:pos="9355"/>
            </w:tabs>
            <w:spacing/>
            <w:ind/>
            <w:rPr>
              <w:ins w:id="21" w:author=""/>
            </w:rPr>
          </w:pPr>
          <w:hyperlink w:tooltip="#_Toc4" w:anchor="_Toc4" w:history="1">
            <w:ins w:id="22">
              <w:r>
                <w:rPr>
                  <w:rStyle w:val="886"/>
                </w:rPr>
              </w:r>
            </w:ins>
            <w:ins w:id="23">
              <w:r>
                <w:rPr>
                  <w:rStyle w:val="886"/>
                </w:rPr>
                <w:t xml:space="preserve">1.2 Contexte </w:t>
              </w:r>
            </w:ins>
            <w:ins w:id="24">
              <w:r>
                <w:rPr>
                  <w:rStyle w:val="886"/>
                </w:rPr>
              </w:r>
            </w:ins>
            <w:ins w:id="25">
              <w:r>
                <w:tab/>
              </w:r>
            </w:ins>
            <w:ins w:id="26">
              <w:r>
                <w:fldChar w:fldCharType="begin"/>
                <w:instrText xml:space="preserve">PAGEREF _Toc4 \h</w:instrText>
                <w:fldChar w:fldCharType="separate"/>
                <w:t xml:space="preserve">5</w:t>
                <w:fldChar w:fldCharType="end"/>
              </w:r>
            </w:ins>
          </w:hyperlink>
          <w:ins w:id="27">
            <w:r/>
          </w:ins>
        </w:p>
        <w:p>
          <w:pPr>
            <w:pStyle w:val="889"/>
            <w:pBdr/>
            <w:tabs>
              <w:tab w:val="right" w:leader="dot" w:pos="9355"/>
            </w:tabs>
            <w:spacing/>
            <w:ind/>
            <w:rPr>
              <w:ins w:id="28" w:author=""/>
              <w:highlight w:val="none"/>
            </w:rPr>
          </w:pPr>
          <w:hyperlink w:tooltip="#_Toc5" w:anchor="_Toc5" w:history="1">
            <w:ins w:id="29">
              <w:r>
                <w:rPr>
                  <w:rStyle w:val="886"/>
                </w:rPr>
              </w:r>
            </w:ins>
            <w:ins w:id="30">
              <w:r>
                <w:rPr>
                  <w:rStyle w:val="886"/>
                </w:rPr>
                <w:t xml:space="preserve">1.3 Sujet du stage</w:t>
              </w:r>
            </w:ins>
            <w:ins w:id="31">
              <w:r>
                <w:rPr>
                  <w:rStyle w:val="886"/>
                  <w:highlight w:val="none"/>
                </w:rPr>
              </w:r>
            </w:ins>
            <w:ins w:id="32">
              <w:r>
                <w:tab/>
              </w:r>
            </w:ins>
            <w:ins w:id="33">
              <w:r>
                <w:fldChar w:fldCharType="begin"/>
                <w:instrText xml:space="preserve">PAGEREF _Toc5 \h</w:instrText>
                <w:fldChar w:fldCharType="separate"/>
                <w:t xml:space="preserve">7</w:t>
                <w:fldChar w:fldCharType="end"/>
              </w:r>
            </w:ins>
          </w:hyperlink>
          <w:ins w:id="34">
            <w:r>
              <w:rPr>
                <w:highlight w:val="none"/>
              </w:rPr>
            </w:r>
          </w:ins>
        </w:p>
        <w:p>
          <w:pPr>
            <w:pStyle w:val="889"/>
            <w:pBdr/>
            <w:tabs>
              <w:tab w:val="right" w:leader="dot" w:pos="9355"/>
            </w:tabs>
            <w:spacing/>
            <w:ind/>
            <w:rPr>
              <w:ins w:id="35" w:author=""/>
            </w:rPr>
          </w:pPr>
          <w:hyperlink w:tooltip="#_Toc6" w:anchor="_Toc6" w:history="1">
            <w:ins w:id="36">
              <w:r>
                <w:rPr>
                  <w:rStyle w:val="886"/>
                </w:rPr>
              </w:r>
            </w:ins>
            <w:ins w:id="37">
              <w:r>
                <w:rPr>
                  <w:rStyle w:val="886"/>
                </w:rPr>
                <w:t xml:space="preserve">1.4 Outils et environnement de travail</w:t>
              </w:r>
            </w:ins>
            <w:ins w:id="38">
              <w:r>
                <w:rPr>
                  <w:rStyle w:val="886"/>
                </w:rPr>
              </w:r>
            </w:ins>
            <w:ins w:id="39">
              <w:r>
                <w:tab/>
              </w:r>
            </w:ins>
            <w:ins w:id="40">
              <w:r>
                <w:fldChar w:fldCharType="begin"/>
                <w:instrText xml:space="preserve">PAGEREF _Toc6 \h</w:instrText>
                <w:fldChar w:fldCharType="separate"/>
                <w:t xml:space="preserve">7</w:t>
                <w:fldChar w:fldCharType="end"/>
              </w:r>
            </w:ins>
          </w:hyperlink>
          <w:ins w:id="41">
            <w:r/>
          </w:ins>
        </w:p>
        <w:p>
          <w:pPr>
            <w:pStyle w:val="888"/>
            <w:pBdr/>
            <w:tabs>
              <w:tab w:val="right" w:leader="dot" w:pos="9355"/>
            </w:tabs>
            <w:spacing/>
            <w:ind/>
            <w:rPr>
              <w:ins w:id="42" w:author=""/>
            </w:rPr>
          </w:pPr>
          <w:hyperlink w:tooltip="#_Toc7" w:anchor="_Toc7" w:history="1">
            <w:ins w:id="43">
              <w:r>
                <w:rPr>
                  <w:rStyle w:val="886"/>
                </w:rPr>
              </w:r>
            </w:ins>
            <w:ins w:id="44">
              <w:r>
                <w:rPr>
                  <w:rStyle w:val="886"/>
                </w:rPr>
                <w:t xml:space="preserve">2. Travail réalisé</w:t>
              </w:r>
            </w:ins>
            <w:ins w:id="45">
              <w:r>
                <w:rPr>
                  <w:rStyle w:val="886"/>
                </w:rPr>
              </w:r>
            </w:ins>
            <w:ins w:id="46">
              <w:r>
                <w:tab/>
              </w:r>
            </w:ins>
            <w:ins w:id="47">
              <w:r>
                <w:fldChar w:fldCharType="begin"/>
                <w:instrText xml:space="preserve">PAGEREF _Toc7 \h</w:instrText>
                <w:fldChar w:fldCharType="separate"/>
                <w:t xml:space="preserve">8</w:t>
                <w:fldChar w:fldCharType="end"/>
              </w:r>
            </w:ins>
          </w:hyperlink>
          <w:ins w:id="48">
            <w:r/>
          </w:ins>
        </w:p>
        <w:p>
          <w:pPr>
            <w:pStyle w:val="889"/>
            <w:pBdr/>
            <w:tabs>
              <w:tab w:val="right" w:leader="dot" w:pos="9355"/>
            </w:tabs>
            <w:spacing/>
            <w:ind/>
            <w:rPr>
              <w:ins w:id="49" w:author=""/>
            </w:rPr>
          </w:pPr>
          <w:hyperlink w:tooltip="#_Toc8" w:anchor="_Toc8" w:history="1">
            <w:ins w:id="50">
              <w:r>
                <w:rPr>
                  <w:rStyle w:val="886"/>
                </w:rPr>
              </w:r>
            </w:ins>
            <w:ins w:id="51">
              <w:r>
                <w:rPr>
                  <w:rStyle w:val="886"/>
                </w:rPr>
                <w:t xml:space="preserve">2.1 Gestion des matériaux</w:t>
              </w:r>
            </w:ins>
            <w:ins w:id="52">
              <w:r>
                <w:rPr>
                  <w:rStyle w:val="886"/>
                </w:rPr>
              </w:r>
            </w:ins>
            <w:ins w:id="53">
              <w:r>
                <w:tab/>
              </w:r>
            </w:ins>
            <w:ins w:id="54">
              <w:r>
                <w:fldChar w:fldCharType="begin"/>
                <w:instrText xml:space="preserve">PAGEREF _Toc8 \h</w:instrText>
                <w:fldChar w:fldCharType="separate"/>
                <w:t xml:space="preserve">8</w:t>
                <w:fldChar w:fldCharType="end"/>
              </w:r>
            </w:ins>
          </w:hyperlink>
          <w:ins w:id="55">
            <w:r/>
          </w:ins>
        </w:p>
        <w:p>
          <w:pPr>
            <w:pStyle w:val="889"/>
            <w:pBdr/>
            <w:tabs>
              <w:tab w:val="right" w:leader="dot" w:pos="9355"/>
            </w:tabs>
            <w:spacing/>
            <w:ind/>
            <w:rPr>
              <w:ins w:id="56" w:author=""/>
              <w:highlight w:val="none"/>
            </w:rPr>
          </w:pPr>
          <w:hyperlink w:tooltip="#_Toc9" w:anchor="_Toc9" w:history="1">
            <w:ins w:id="57">
              <w:r>
                <w:rPr>
                  <w:rStyle w:val="886"/>
                </w:rPr>
              </w:r>
            </w:ins>
            <w:ins w:id="58">
              <w:r>
                <w:rPr>
                  <w:rStyle w:val="886"/>
                </w:rPr>
                <w:t xml:space="preserve">2.2 Intégration de l’éclairement global</w:t>
              </w:r>
            </w:ins>
            <w:ins w:id="59">
              <w:r>
                <w:rPr>
                  <w:rStyle w:val="886"/>
                  <w:highlight w:val="none"/>
                </w:rPr>
              </w:r>
            </w:ins>
            <w:ins w:id="60">
              <w:r>
                <w:tab/>
              </w:r>
            </w:ins>
            <w:ins w:id="61">
              <w:r>
                <w:fldChar w:fldCharType="begin"/>
                <w:instrText xml:space="preserve">PAGEREF _Toc9 \h</w:instrText>
                <w:fldChar w:fldCharType="separate"/>
                <w:t xml:space="preserve">9</w:t>
                <w:fldChar w:fldCharType="end"/>
              </w:r>
            </w:ins>
          </w:hyperlink>
          <w:ins w:id="62">
            <w:r>
              <w:rPr>
                <w:highlight w:val="none"/>
              </w:rPr>
            </w:r>
          </w:ins>
        </w:p>
        <w:p>
          <w:pPr>
            <w:pStyle w:val="890"/>
            <w:pBdr/>
            <w:tabs>
              <w:tab w:val="right" w:leader="dot" w:pos="9355"/>
            </w:tabs>
            <w:spacing/>
            <w:ind/>
            <w:rPr>
              <w:ins w:id="63" w:author=""/>
              <w14:ligatures w14:val="none"/>
            </w:rPr>
          </w:pPr>
          <w:hyperlink w:tooltip="#_Toc10" w:anchor="_Toc10" w:history="1">
            <w:ins w:id="64">
              <w:r>
                <w:rPr>
                  <w:rStyle w:val="886"/>
                </w:rPr>
              </w:r>
            </w:ins>
            <w:ins w:id="65">
              <w:r>
                <w:rPr>
                  <w:rStyle w:val="886"/>
                </w:rPr>
                <w:t xml:space="preserve">2.2.1 Techniques intéressantes</w:t>
              </w:r>
            </w:ins>
            <w:ins w:id="66">
              <w:r>
                <w:rPr>
                  <w:rStyle w:val="886"/>
                  <w14:ligatures w14:val="none"/>
                </w:rPr>
              </w:r>
            </w:ins>
            <w:ins w:id="67">
              <w:r>
                <w:tab/>
              </w:r>
            </w:ins>
            <w:ins w:id="68">
              <w:r>
                <w:fldChar w:fldCharType="begin"/>
                <w:instrText xml:space="preserve">PAGEREF _Toc10 \h</w:instrText>
                <w:fldChar w:fldCharType="separate"/>
                <w:t xml:space="preserve">9</w:t>
                <w:fldChar w:fldCharType="end"/>
              </w:r>
            </w:ins>
          </w:hyperlink>
          <w:ins w:id="69">
            <w:r>
              <w:rPr>
                <w14:ligatures w14:val="none"/>
              </w:rPr>
            </w:r>
          </w:ins>
        </w:p>
        <w:p>
          <w:pPr>
            <w:pStyle w:val="890"/>
            <w:pBdr/>
            <w:tabs>
              <w:tab w:val="right" w:leader="dot" w:pos="9355"/>
            </w:tabs>
            <w:spacing/>
            <w:ind/>
            <w:rPr>
              <w:ins w:id="70" w:author=""/>
              <w:highlight w:val="none"/>
            </w:rPr>
          </w:pPr>
          <w:hyperlink w:tooltip="#_Toc11" w:anchor="_Toc11" w:history="1">
            <w:ins w:id="71">
              <w:r>
                <w:rPr>
                  <w:rStyle w:val="886"/>
                </w:rPr>
              </w:r>
            </w:ins>
            <w:ins w:id="72">
              <w:r>
                <w:rPr>
                  <w:rStyle w:val="886"/>
                </w:rPr>
                <w:t xml:space="preserve">2.2.2 Light Probe Volume</w:t>
              </w:r>
            </w:ins>
            <w:ins w:id="73">
              <w:r>
                <w:rPr>
                  <w:rStyle w:val="886"/>
                </w:rPr>
              </w:r>
            </w:ins>
            <w:ins w:id="74">
              <w:r>
                <w:tab/>
              </w:r>
            </w:ins>
            <w:ins w:id="75">
              <w:r>
                <w:fldChar w:fldCharType="begin"/>
                <w:instrText xml:space="preserve">PAGEREF _Toc11 \h</w:instrText>
                <w:fldChar w:fldCharType="separate"/>
                <w:t xml:space="preserve">13</w:t>
                <w:fldChar w:fldCharType="end"/>
              </w:r>
            </w:ins>
          </w:hyperlink>
          <w:ins w:id="76">
            <w:r>
              <w:rPr>
                <w:highlight w:val="none"/>
              </w:rPr>
            </w:r>
          </w:ins>
        </w:p>
        <w:p>
          <w:pPr>
            <w:pStyle w:val="891"/>
            <w:pBdr/>
            <w:tabs>
              <w:tab w:val="right" w:leader="dot" w:pos="9355"/>
            </w:tabs>
            <w:spacing/>
            <w:ind/>
            <w:rPr>
              <w:ins w:id="77" w:author=""/>
              <w:highlight w:val="none"/>
            </w:rPr>
          </w:pPr>
          <w:hyperlink w:tooltip="#_Toc12" w:anchor="_Toc12" w:history="1">
            <w:ins w:id="78">
              <w:r>
                <w:rPr>
                  <w:rStyle w:val="886"/>
                </w:rPr>
              </w:r>
            </w:ins>
            <w:ins w:id="79">
              <w:r>
                <w:rPr>
                  <w:rStyle w:val="886"/>
                  <w:highlight w:val="none"/>
                </w:rPr>
                <w:t xml:space="preserve">2.2.2.1 Baking</w:t>
              </w:r>
            </w:ins>
            <w:ins w:id="80">
              <w:r>
                <w:rPr>
                  <w:rStyle w:val="886"/>
                  <w:highlight w:val="none"/>
                </w:rPr>
              </w:r>
            </w:ins>
            <w:ins w:id="81">
              <w:r>
                <w:tab/>
              </w:r>
            </w:ins>
            <w:ins w:id="82">
              <w:r>
                <w:fldChar w:fldCharType="begin"/>
                <w:instrText xml:space="preserve">PAGEREF _Toc12 \h</w:instrText>
                <w:fldChar w:fldCharType="separate"/>
                <w:t xml:space="preserve">14</w:t>
                <w:fldChar w:fldCharType="end"/>
              </w:r>
            </w:ins>
          </w:hyperlink>
          <w:ins w:id="83">
            <w:r>
              <w:rPr>
                <w:highlight w:val="none"/>
              </w:rPr>
            </w:r>
          </w:ins>
        </w:p>
        <w:p>
          <w:pPr>
            <w:pStyle w:val="891"/>
            <w:pBdr/>
            <w:tabs>
              <w:tab w:val="right" w:leader="dot" w:pos="9355"/>
            </w:tabs>
            <w:spacing/>
            <w:ind/>
            <w:rPr>
              <w:ins w:id="84" w:author=""/>
              <w:highlight w:val="none"/>
              <w14:ligatures w14:val="none"/>
            </w:rPr>
          </w:pPr>
          <w:hyperlink w:tooltip="#_Toc13" w:anchor="_Toc13" w:history="1">
            <w:ins w:id="85">
              <w:r>
                <w:rPr>
                  <w:rStyle w:val="886"/>
                </w:rPr>
              </w:r>
            </w:ins>
            <w:ins w:id="86">
              <w:r>
                <w:rPr>
                  <w:rStyle w:val="886"/>
                  <w:highlight w:val="none"/>
                </w:rPr>
                <w:t xml:space="preserve">2.2.2.2 Sampling</w:t>
              </w:r>
            </w:ins>
            <w:ins w:id="87">
              <w:r>
                <w:rPr>
                  <w:rStyle w:val="886"/>
                  <w:highlight w:val="none"/>
                  <w14:ligatures w14:val="none"/>
                </w:rPr>
              </w:r>
            </w:ins>
            <w:ins w:id="88">
              <w:r>
                <w:tab/>
              </w:r>
            </w:ins>
            <w:ins w:id="89">
              <w:r>
                <w:fldChar w:fldCharType="begin"/>
                <w:instrText xml:space="preserve">PAGEREF _Toc13 \h</w:instrText>
                <w:fldChar w:fldCharType="separate"/>
                <w:t xml:space="preserve">17</w:t>
                <w:fldChar w:fldCharType="end"/>
              </w:r>
            </w:ins>
          </w:hyperlink>
          <w:ins w:id="90">
            <w:r>
              <w:rPr>
                <w:highlight w:val="none"/>
                <w14:ligatures w14:val="none"/>
              </w:rPr>
            </w:r>
          </w:ins>
        </w:p>
        <w:p>
          <w:pPr>
            <w:pStyle w:val="890"/>
            <w:pBdr/>
            <w:tabs>
              <w:tab w:val="right" w:leader="dot" w:pos="9355"/>
            </w:tabs>
            <w:spacing/>
            <w:ind/>
            <w:rPr>
              <w:ins w:id="91" w:author=""/>
            </w:rPr>
          </w:pPr>
          <w:hyperlink w:tooltip="#_Toc14" w:anchor="_Toc14" w:history="1">
            <w:ins w:id="92">
              <w:r>
                <w:rPr>
                  <w:rStyle w:val="886"/>
                </w:rPr>
              </w:r>
            </w:ins>
            <w:ins w:id="93">
              <w:r>
                <w:rPr>
                  <w:rStyle w:val="886"/>
                </w:rPr>
                <w:t xml:space="preserve">2.2.3 Résultats</w:t>
              </w:r>
            </w:ins>
            <w:ins w:id="94">
              <w:r>
                <w:rPr>
                  <w:rStyle w:val="886"/>
                </w:rPr>
              </w:r>
            </w:ins>
            <w:ins w:id="95">
              <w:r>
                <w:tab/>
              </w:r>
            </w:ins>
            <w:ins w:id="96">
              <w:r>
                <w:fldChar w:fldCharType="begin"/>
                <w:instrText xml:space="preserve">PAGEREF _Toc14 \h</w:instrText>
                <w:fldChar w:fldCharType="separate"/>
                <w:t xml:space="preserve">17</w:t>
                <w:fldChar w:fldCharType="end"/>
              </w:r>
            </w:ins>
          </w:hyperlink>
          <w:ins w:id="97">
            <w:r/>
          </w:ins>
        </w:p>
        <w:p>
          <w:pPr>
            <w:pStyle w:val="888"/>
            <w:pBdr/>
            <w:tabs>
              <w:tab w:val="right" w:leader="dot" w:pos="9355"/>
            </w:tabs>
            <w:spacing/>
            <w:ind/>
            <w:rPr>
              <w:ins w:id="98" w:author=""/>
            </w:rPr>
          </w:pPr>
          <w:hyperlink w:tooltip="#_Toc15" w:anchor="_Toc15" w:history="1">
            <w:ins w:id="99">
              <w:r>
                <w:rPr>
                  <w:rStyle w:val="886"/>
                </w:rPr>
              </w:r>
            </w:ins>
            <w:ins w:id="100">
              <w:r>
                <w:rPr>
                  <w:rStyle w:val="886"/>
                </w:rPr>
                <w:t xml:space="preserve">3. Conclusion</w:t>
              </w:r>
            </w:ins>
            <w:ins w:id="101">
              <w:r>
                <w:rPr>
                  <w:rStyle w:val="886"/>
                </w:rPr>
              </w:r>
            </w:ins>
            <w:ins w:id="102">
              <w:r>
                <w:tab/>
              </w:r>
            </w:ins>
            <w:ins w:id="103">
              <w:r>
                <w:fldChar w:fldCharType="begin"/>
                <w:instrText xml:space="preserve">PAGEREF _Toc15 \h</w:instrText>
                <w:fldChar w:fldCharType="separate"/>
                <w:t xml:space="preserve">17</w:t>
                <w:fldChar w:fldCharType="end"/>
              </w:r>
            </w:ins>
          </w:hyperlink>
          <w:ins w:id="104">
            <w:r/>
          </w:ins>
        </w:p>
        <w:p>
          <w:pPr>
            <w:pStyle w:val="888"/>
            <w:pBdr/>
            <w:tabs>
              <w:tab w:val="right" w:leader="dot" w:pos="9355"/>
            </w:tabs>
            <w:spacing/>
            <w:ind/>
            <w:rPr>
              <w:ins w:id="105" w:author=""/>
            </w:rPr>
          </w:pPr>
          <w:hyperlink w:tooltip="#_Toc16" w:anchor="_Toc16" w:history="1">
            <w:ins w:id="106">
              <w:r>
                <w:rPr>
                  <w:rStyle w:val="886"/>
                </w:rPr>
              </w:r>
            </w:ins>
            <w:ins w:id="107">
              <w:r>
                <w:rPr>
                  <w:rStyle w:val="886"/>
                </w:rPr>
                <w:t xml:space="preserve">Sources</w:t>
              </w:r>
            </w:ins>
            <w:ins w:id="108">
              <w:r>
                <w:rPr>
                  <w:rStyle w:val="886"/>
                </w:rPr>
              </w:r>
            </w:ins>
            <w:ins w:id="109">
              <w:r>
                <w:tab/>
              </w:r>
            </w:ins>
            <w:ins w:id="110">
              <w:r>
                <w:fldChar w:fldCharType="begin"/>
                <w:instrText xml:space="preserve">PAGEREF _Toc16 \h</w:instrText>
                <w:fldChar w:fldCharType="separate"/>
                <w:t xml:space="preserve">17</w:t>
                <w:fldChar w:fldCharType="end"/>
              </w:r>
            </w:ins>
          </w:hyperlink>
          <w:ins w:id="111">
            <w:r/>
          </w:ins>
        </w:p>
        <w:p>
          <w:pPr>
            <w:pStyle w:val="888"/>
            <w:pBdr/>
            <w:tabs>
              <w:tab w:val="right" w:leader="dot" w:pos="9355"/>
            </w:tabs>
            <w:spacing/>
            <w:ind/>
            <w:rPr>
              <w:ins w:id="112" w:author=""/>
            </w:rPr>
          </w:pPr>
          <w:hyperlink w:tooltip="#_Toc17" w:anchor="_Toc17" w:history="1">
            <w:ins w:id="113">
              <w:r>
                <w:rPr>
                  <w:rStyle w:val="886"/>
                </w:rPr>
              </w:r>
            </w:ins>
            <w:ins w:id="114">
              <w:r>
                <w:rPr>
                  <w:rStyle w:val="886"/>
                </w:rPr>
                <w:t xml:space="preserve">Table des figures</w:t>
              </w:r>
            </w:ins>
            <w:ins w:id="115">
              <w:r>
                <w:rPr>
                  <w:rStyle w:val="886"/>
                </w:rPr>
              </w:r>
            </w:ins>
            <w:ins w:id="116">
              <w:r>
                <w:tab/>
              </w:r>
            </w:ins>
            <w:ins w:id="117">
              <w:r>
                <w:fldChar w:fldCharType="begin"/>
                <w:instrText xml:space="preserve">PAGEREF _Toc17 \h</w:instrText>
                <w:fldChar w:fldCharType="separate"/>
                <w:t xml:space="preserve">17</w:t>
                <w:fldChar w:fldCharType="end"/>
              </w:r>
            </w:ins>
          </w:hyperlink>
          <w:ins w:id="118">
            <w:r/>
          </w:ins>
        </w:p>
        <w:p>
          <w:pPr>
            <w:pStyle w:val="888"/>
            <w:pBdr/>
            <w:tabs>
              <w:tab w:val="right" w:leader="dot" w:pos="9355"/>
            </w:tabs>
            <w:spacing/>
            <w:ind/>
            <w:rPr>
              <w:ins w:id="119" w:author=""/>
            </w:rPr>
          </w:pPr>
          <w:hyperlink w:tooltip="#_Toc18" w:anchor="_Toc18" w:history="1">
            <w:ins w:id="120">
              <w:r>
                <w:rPr>
                  <w:rStyle w:val="886"/>
                </w:rPr>
              </w:r>
            </w:ins>
            <w:ins w:id="121">
              <w:r>
                <w:rPr>
                  <w:rStyle w:val="886"/>
                </w:rPr>
                <w:t xml:space="preserve">Annexes</w:t>
              </w:r>
            </w:ins>
            <w:ins w:id="122">
              <w:r>
                <w:rPr>
                  <w:rStyle w:val="886"/>
                </w:rPr>
              </w:r>
            </w:ins>
            <w:ins w:id="123">
              <w:r>
                <w:tab/>
              </w:r>
            </w:ins>
            <w:ins w:id="124">
              <w:r>
                <w:fldChar w:fldCharType="begin"/>
                <w:instrText xml:space="preserve">PAGEREF _Toc18 \h</w:instrText>
                <w:fldChar w:fldCharType="separate"/>
                <w:t xml:space="preserve">18</w:t>
                <w:fldChar w:fldCharType="end"/>
              </w:r>
            </w:ins>
          </w:hyperlink>
          <w:ins w:id="125">
            <w:r/>
          </w:ins>
        </w:p>
        <w:p>
          <w:pPr>
            <w:pBdr/>
            <w:spacing/>
            <w:ind/>
            <w:rPr>
              <w:ins w:id="126" w:author=""/>
              <w:b w:val="0"/>
              <w:bCs w:val="0"/>
              <w:highlight w:val="none"/>
            </w:rPr>
          </w:pPr>
          <w:r/>
          <w:r>
            <w:rPr>
              <w:highlight w:val="none"/>
              <w14:ligatures w14:val="none"/>
            </w:rPr>
          </w:r>
          <w:r>
            <w:fldChar w:fldCharType="end"/>
          </w:r>
          <w:r>
            <w:rPr>
              <w:b w:val="0"/>
              <w:bCs w:val="0"/>
              <w:highlight w:val="none"/>
            </w:rPr>
          </w:r>
          <w:ins w:id="127">
            <w:r/>
          </w:ins>
        </w:p>
      </w:sdtContent>
    </w:sdt>
    <w:p>
      <w:pPr>
        <w:pBdr/>
        <w:shd w:val="nil" w:color="000000"/>
        <w:spacing/>
        <w:ind/>
        <w:rPr>
          <w:b w:val="0"/>
          <w:bCs w:val="0"/>
          <w:highlight w:val="none"/>
        </w:rPr>
      </w:pPr>
      <w:r>
        <w:rPr>
          <w:b w:val="0"/>
          <w:bCs w:val="0"/>
          <w:highlight w:val="none"/>
        </w:rPr>
        <w:br w:type="page" w:clear="all"/>
      </w:r>
      <w:r>
        <w:rPr>
          <w:b w:val="0"/>
          <w:bCs w:val="0"/>
          <w:highlight w:val="none"/>
        </w:rPr>
      </w:r>
      <w:r>
        <w:rPr>
          <w:b w:val="0"/>
          <w:bCs w:val="0"/>
          <w:highlight w:val="none"/>
        </w:rPr>
      </w:r>
    </w:p>
    <w:p>
      <w:pPr>
        <w:pStyle w:val="841"/>
        <w:pBdr/>
        <w:spacing/>
        <w:ind/>
        <w:rPr>
          <w:highlight w:val="none"/>
          <w14:ligatures w14:val="none"/>
        </w:rPr>
      </w:pPr>
      <w:ins w:id="128">
        <w:r/>
      </w:ins>
      <w:r>
        <w:rPr>
          <w:highlight w:val="none"/>
        </w:rPr>
        <w:t xml:space="preserve">Remerciements</w:t>
      </w:r>
      <w:r>
        <w:rPr>
          <w:highlight w:val="none"/>
          <w14:ligatures w14:val="none"/>
        </w:rPr>
      </w:r>
      <w:ins w:id="129">
        <w:r/>
      </w:ins>
      <w:r>
        <w:rPr>
          <w:highlight w:val="none"/>
          <w14:ligatures w14:val="none"/>
        </w:rPr>
      </w:r>
    </w:p>
    <w:p>
      <w:pPr>
        <w:pBdr/>
        <w:spacing/>
        <w:ind/>
        <w:rPr>
          <w:highlight w:val="none"/>
        </w:rPr>
      </w:pPr>
      <w:r>
        <w:t xml:space="preserve">Dans un premier temps, je tiens à remercier mes deux </w:t>
      </w:r>
      <w: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highlight w:val="none"/>
        </w:rPr>
      </w:r>
      <w:r>
        <w:rPr>
          <w:highlight w:val="none"/>
        </w:rPr>
      </w:r>
    </w:p>
    <w:p>
      <w:pPr>
        <w:pBdr/>
        <w:spacing/>
        <w:ind/>
        <w:rPr>
          <w:highlight w:val="none"/>
        </w:rPr>
      </w:pPr>
      <w:r>
        <w:rPr>
          <w:highlight w:val="none"/>
        </w:rPr>
        <w:t xml:space="preserve">Je remercie Raphaëlle Chaine de m’avoir parlé de ce sujet de stage, sujet mêlant plusieurs passions qui me touchent.</w:t>
      </w:r>
      <w:r>
        <w:rPr>
          <w:highlight w:val="none"/>
        </w:rPr>
      </w:r>
      <w:r>
        <w:rPr>
          <w:highlight w:val="none"/>
        </w:rPr>
      </w:r>
    </w:p>
    <w:p>
      <w:pPr>
        <w:pBdr/>
        <w:spacing/>
        <w:ind/>
        <w:rPr>
          <w:highlight w:val="none"/>
        </w:rPr>
      </w:pPr>
      <w:r>
        <w:rPr>
          <w:highlight w:val="none"/>
        </w:rPr>
        <w:t xml:space="preserve">Je tiens à remercier Noah Bertholon, avec qui j’ai pu échanger sur certaines problématiques de mon stage, dont la lumière fût souvent rafraîchissante. </w:t>
      </w:r>
      <w:r>
        <w:rPr>
          <w:highlight w:val="none"/>
        </w:rPr>
      </w:r>
      <w:r>
        <w:rPr>
          <w:highlight w:val="none"/>
        </w:rPr>
      </w:r>
    </w:p>
    <w:p>
      <w:pPr>
        <w:pBdr/>
        <w:spacing/>
        <w:ind/>
        <w:rPr>
          <w:highlight w:val="none"/>
        </w:rPr>
      </w:pPr>
      <w:r>
        <w:rPr>
          <w:highlight w:val="none"/>
        </w:rPr>
        <w:t xml:space="preserve">De même, je tiens à remercier Jean-Claude Iehl pour ses conseils et les références bibliographiques qui m’ont grandement aidée lors de ce stage.</w:t>
      </w:r>
      <w:r>
        <w:rPr>
          <w:highlight w:val="none"/>
        </w:rPr>
      </w:r>
      <w:r>
        <w:rPr>
          <w:highlight w:val="none"/>
        </w:rPr>
      </w:r>
    </w:p>
    <w:p>
      <w:pPr>
        <w:pBdr/>
        <w:spacing/>
        <w:ind/>
        <w:rPr>
          <w:highlight w:val="none"/>
        </w:rPr>
      </w:pPr>
      <w:r>
        <w:rPr>
          <w:highlight w:val="none"/>
        </w:rPr>
        <w:t xml:space="preserve">Ce stage a été pour moi très enrichissant, j’ai eu la chance de beaucoup apprendre, par moi-même et grâce aux autres.</w:t>
      </w:r>
      <w:r>
        <w:rPr>
          <w:highlight w:val="none"/>
        </w:rPr>
      </w:r>
      <w:r>
        <w:rPr>
          <w:highlight w:val="none"/>
        </w:rPr>
      </w:r>
    </w:p>
    <w:p>
      <w:pPr>
        <w:pBdr/>
        <w:shd w:val="nil" w:color="auto"/>
        <w:spacing/>
        <w:ind/>
        <w:rPr/>
      </w:pPr>
      <w:r>
        <w:br w:type="page" w:clear="all"/>
      </w:r>
      <w:r/>
    </w:p>
    <w:p>
      <w:pPr>
        <w:pStyle w:val="841"/>
        <w:pBdr/>
        <w:spacing/>
        <w:ind w:firstLine="0" w:left="0"/>
        <w:rPr/>
      </w:pPr>
      <w:ins w:id="130">
        <w:r/>
      </w:ins>
      <w:r>
        <w:rPr>
          <w:highlight w:val="none"/>
        </w:rPr>
        <w:t xml:space="preserve">1. Introduction</w:t>
      </w:r>
      <w:r>
        <w:rPr>
          <w:highlight w:val="none"/>
        </w:rPr>
      </w:r>
      <w:ins w:id="131">
        <w:r/>
      </w:ins>
      <w:r/>
    </w:p>
    <w:p>
      <w:pPr>
        <w:pStyle w:val="842"/>
        <w:pBdr/>
        <w:spacing/>
        <w:ind/>
        <w:rPr>
          <w14:ligatures w14:val="none"/>
        </w:rPr>
      </w:pPr>
      <w:ins w:id="132">
        <w:r/>
      </w:ins>
      <w:r>
        <w:t xml:space="preserve">1.1 Présentation de l’entreprise</w:t>
      </w:r>
      <w:r>
        <w:rPr>
          <w14:ligatures w14:val="none"/>
        </w:rPr>
      </w:r>
      <w:ins w:id="133">
        <w:r/>
      </w:ins>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79"/>
        <w:pBdr/>
        <w:spacing/>
        <w:ind/>
        <w:jc w:val="center"/>
        <w:rPr/>
      </w:pPr>
      <w:ins w:id="134">
        <w:r/>
      </w:ins>
      <w:bookmarkStart w:id="6" w:name="_Toc1"/>
      <w:r>
        <w:t xml:space="preserve">Figure </w:t>
      </w:r>
      <w:r>
        <w:fldChar w:fldCharType="begin"/>
        <w:instrText xml:space="preserve"> SEQ Figure \* Arabic </w:instrText>
        <w:fldChar w:fldCharType="separate"/>
      </w:r>
      <w:ins w:id="135">
        <w:r>
          <w:t xml:space="preserve">1</w:t>
        </w:r>
      </w:ins>
      <w:r>
        <w:fldChar w:fldCharType="end"/>
      </w:r>
      <w:r>
        <w:t xml:space="preserve"> : Équipes et thématiques </w:t>
      </w:r>
      <w:r/>
      <w:bookmarkEnd w:id="6"/>
      <w:ins w:id="136">
        <w:r/>
      </w:ins>
      <w:r/>
    </w:p>
    <w:p>
      <w:pPr>
        <w:pBdr/>
        <w:spacing/>
        <w:ind/>
        <w:rPr>
          <w:b w:val="0"/>
          <w:bCs w:val="0"/>
          <w:highlight w:val="none"/>
        </w:rPr>
      </w:pPr>
      <w:r>
        <w:t xml:space="preserve">Ce stage prend place au sein de l’équipe </w:t>
      </w:r>
      <w:r>
        <w:rPr>
          <w:b/>
          <w:bCs/>
          <w:color w:val="385724" w:themeColor="accent6" w:themeShade="80"/>
        </w:rPr>
        <w:t xml:space="preserve">Origami</w:t>
      </w:r>
      <w:r>
        <w:rPr>
          <w:b w:val="0"/>
          <w:bCs w:val="0"/>
        </w:rPr>
        <w:t xml:space="preserve">, dont les thèmes de recherches gravitent autour de de l’informatique graphique et de la géométrie.</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42"/>
        <w:pBdr/>
        <w:spacing/>
        <w:ind/>
        <w:rPr/>
      </w:pPr>
      <w:ins w:id="137">
        <w:r/>
      </w:ins>
      <w:r>
        <w:t xml:space="preserve">1.2 Contexte </w:t>
      </w:r>
      <w:ins w:id="138">
        <w:r/>
      </w:ins>
      <w:r/>
    </w:p>
    <w:p>
      <w:pPr>
        <w:pBdr/>
        <w:spacing/>
        <w:ind/>
        <w:rPr>
          <w:highlight w:val="none"/>
        </w:rPr>
      </w:pPr>
      <w:r>
        <w:t xml:space="preserve">Avant toute chose, il convient de présenter </w:t>
      </w:r>
      <w:r>
        <w:rPr>
          <w:b/>
          <w:bCs/>
          <w:color w:val="385724" w:themeColor="accent6" w:themeShade="80"/>
        </w:rPr>
        <w:t xml:space="preserve">HERA</w:t>
      </w:r>
      <w:r>
        <w:t xml:space="preserve"> (</w:t>
      </w:r>
      <w:r>
        <w:rPr>
          <w:b/>
          <w:bCs/>
          <w:color w:val="385724" w:themeColor="accent6" w:themeShade="80"/>
        </w:rPr>
        <w:t xml:space="preserve">H</w:t>
      </w:r>
      <w:r>
        <w:t xml:space="preserve">istorically </w:t>
      </w:r>
      <w:r>
        <w:rPr>
          <w:b/>
          <w:bCs/>
          <w:color w:val="385724" w:themeColor="accent6" w:themeShade="80"/>
        </w:rPr>
        <w:t xml:space="preserve">E</w:t>
      </w:r>
      <w:r>
        <w:t xml:space="preserve">nhanced </w:t>
      </w:r>
      <w:r>
        <w:rPr>
          <w:b/>
          <w:bCs/>
          <w:color w:val="385724" w:themeColor="accent6" w:themeShade="80"/>
        </w:rPr>
        <w:t xml:space="preserve">R</w:t>
      </w:r>
      <w:r>
        <w:t xml:space="preserve">eality </w:t>
      </w:r>
      <w:r>
        <w:rPr>
          <w:b/>
          <w:bCs/>
          <w:color w:val="385724" w:themeColor="accent6" w:themeShade="80"/>
        </w:rPr>
        <w:t xml:space="preserve">A</w:t>
      </w:r>
      <w:r>
        <w:t xml:space="preserve">p</w:t>
      </w:r>
      <w: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highlight w:val="none"/>
        </w:rPr>
      </w:r>
      <w:r>
        <w:rPr>
          <w:highlight w:val="none"/>
        </w:rPr>
      </w:r>
    </w:p>
    <w:p>
      <w:pPr>
        <w:pBdr/>
        <w:spacing/>
        <w:ind/>
        <w:rPr>
          <w:highlight w:val="none"/>
        </w:rPr>
      </w:pPr>
      <w:r>
        <w:rPr>
          <w:highlight w:val="none"/>
        </w:rPr>
        <w:t xml:space="preserve">L’application est codée en javascript + vue.js, afin de pouvoir l’utiliser de manière portative, sur téléphone, PC, tablette, casques VR...</w:t>
      </w:r>
      <w:r>
        <w:rPr>
          <w:highlight w:val="none"/>
        </w:rPr>
        <w:br/>
        <w:t xml:space="preserve">La partie affichage 3D utilise ThreeJS.</w:t>
      </w:r>
      <w:r>
        <w:rPr>
          <w:highlight w:val="none"/>
        </w:rPr>
      </w:r>
      <w:r>
        <w:rPr>
          <w:highlight w:val="none"/>
        </w:rPr>
      </w:r>
    </w:p>
    <w:p>
      <w:pPr>
        <w:pBdr/>
        <w:spacing/>
        <w:ind/>
        <w:rPr>
          <w:highlight w:val="none"/>
        </w:rPr>
      </w:pPr>
      <w:r>
        <w:rPr>
          <w:highlight w:val="none"/>
        </w:rPr>
      </w:r>
      <w:r>
        <w:rPr>
          <w:highlight w:val="none"/>
        </w:rPr>
        <w:t xml:space="preserve">L’application est divisée en deux parties : </w:t>
      </w:r>
      <w:r>
        <w:rPr>
          <w:highlight w:val="none"/>
        </w:rPr>
      </w:r>
      <w:r>
        <w:rPr>
          <w:highlight w:val="none"/>
        </w:rPr>
      </w:r>
    </w:p>
    <w:p>
      <w:pPr>
        <w:pBdr/>
        <w:spacing/>
        <w:ind w:firstLine="0" w:left="0"/>
        <w:rPr>
          <w:highlight w:val="none"/>
        </w:rPr>
      </w:pPr>
      <w:r>
        <w:rPr>
          <w:highlight w:val="none"/>
        </w:rPr>
        <w:t xml:space="preserve">Un </w:t>
      </w:r>
      <w:r>
        <w:rPr>
          <w:b/>
          <w:bCs/>
          <w:color w:val="385724" w:themeColor="accent6" w:themeShade="80"/>
          <w:highlight w:val="none"/>
        </w:rPr>
        <w:t xml:space="preserve">éditeur</w:t>
      </w:r>
      <w:r>
        <w:rPr>
          <w:highlight w:val="none"/>
        </w:rPr>
        <w:t xml:space="preserve">, pour permettre au guide de préparer la visite :</w:t>
      </w:r>
      <w:r>
        <w:rPr>
          <w:highlight w:val="none"/>
        </w:rPr>
        <w:br/>
        <w:t xml:space="preserve">Son objectif n’est pas de recréer Blender, mais il permet quelques opérations simples : rajouter des maillages (au format GLB), les bouger, changer les propriétés basiques des matériaux...</w:t>
      </w:r>
      <w:r>
        <w:rPr>
          <w:highlight w:val="none"/>
        </w:rPr>
        <w:br/>
        <w:t xml:space="preserve">Il est aussi possible de rajouter des labels (des zones de textes), ainsi que des timings pour gérer le moment où ils apparaîtront lors de la visite.</w:t>
      </w:r>
      <w:r>
        <w:rPr>
          <w:highlight w:val="none"/>
        </w:rPr>
      </w:r>
      <w:r>
        <w:rPr>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79"/>
        <w:pBdr/>
        <w:spacing/>
        <w:ind/>
        <w:jc w:val="center"/>
        <w:rPr/>
      </w:pPr>
      <w:ins w:id="139">
        <w:r/>
      </w:ins>
      <w:bookmarkStart w:id="7" w:name="_Toc2"/>
      <w:r>
        <w:t xml:space="preserve">Figure </w:t>
      </w:r>
      <w:r>
        <w:fldChar w:fldCharType="begin"/>
        <w:instrText xml:space="preserve"> SEQ Figure \* Arabic </w:instrText>
        <w:fldChar w:fldCharType="separate"/>
      </w:r>
      <w:ins w:id="140">
        <w:r>
          <w:t xml:space="preserve">2</w:t>
        </w:r>
      </w:ins>
      <w:r>
        <w:fldChar w:fldCharType="end"/>
      </w:r>
      <w:r>
        <w:t xml:space="preserve"> : Partie éditeur de HERA </w:t>
      </w:r>
      <w:bookmarkEnd w:id="7"/>
      <w:ins w:id="141">
        <w:r/>
      </w:ins>
      <w:r/>
    </w:p>
    <w:p>
      <w:pPr>
        <w:pBdr/>
        <w:spacing/>
        <w:ind/>
        <w:rPr>
          <w:b w:val="0"/>
          <w:bCs w:val="0"/>
        </w:rPr>
      </w:pPr>
      <w:r>
        <w:t xml:space="preserve">Un </w:t>
      </w:r>
      <w:r>
        <w:rPr>
          <w:b/>
          <w:bCs/>
          <w:color w:val="385724" w:themeColor="accent6" w:themeShade="80"/>
        </w:rPr>
        <w:t xml:space="preserve">viewer</w:t>
      </w:r>
      <w:r>
        <w:rPr>
          <w:b w:val="0"/>
          <w:bCs w:val="0"/>
        </w:rPr>
        <w:t xml:space="preserve">,</w:t>
      </w:r>
      <w:r>
        <w:rPr>
          <w:b w:val="0"/>
          <w:bCs w:val="0"/>
        </w:rPr>
        <w:t xml:space="preserve"> permettant au visiteur de profiter de la visite. Il s’agit simplement de calibrer la scène en plaçant la caméra par rapport à un repère prévu, et ainsi profiter de la scène en réalité augmenté sur son appareil.</w:t>
      </w:r>
      <w:r>
        <w:rPr>
          <w:b w:val="0"/>
          <w:bCs w:val="0"/>
        </w:rPr>
      </w:r>
      <w:r>
        <w:rPr>
          <w:b w:val="0"/>
          <w:bCs w:val="0"/>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79"/>
        <w:pBdr/>
        <w:spacing/>
        <w:ind/>
        <w:jc w:val="center"/>
        <w:rPr/>
      </w:pPr>
      <w:ins w:id="142">
        <w:r/>
      </w:ins>
      <w:bookmarkStart w:id="8" w:name="_Toc3"/>
      <w:r>
        <w:t xml:space="preserve">Figure </w:t>
      </w:r>
      <w:r>
        <w:fldChar w:fldCharType="begin"/>
        <w:instrText xml:space="preserve"> SEQ Figure \* Arabic </w:instrText>
        <w:fldChar w:fldCharType="separate"/>
      </w:r>
      <w:ins w:id="143">
        <w:r>
          <w:t xml:space="preserve">3</w:t>
        </w:r>
      </w:ins>
      <w:r>
        <w:fldChar w:fldCharType="end"/>
      </w:r>
      <w:r>
        <w:t xml:space="preserve"> : Partie viewer de HERA </w:t>
      </w:r>
      <w:r>
        <w:rPr>
          <w:highlight w:val="none"/>
        </w:rPr>
        <w:br w:type="page" w:clear="all"/>
      </w:r>
      <w:bookmarkEnd w:id="8"/>
      <w:ins w:id="144">
        <w:r/>
      </w:ins>
      <w:r/>
    </w:p>
    <w:p>
      <w:pPr>
        <w:pStyle w:val="842"/>
        <w:pBdr/>
        <w:spacing/>
        <w:ind/>
        <w:rPr>
          <w:highlight w:val="none"/>
        </w:rPr>
      </w:pPr>
      <w:ins w:id="145">
        <w:r/>
      </w:ins>
      <w:r>
        <w:t xml:space="preserve">1.3 Sujet du stage</w:t>
      </w:r>
      <w:r>
        <w:rPr>
          <w:highlight w:val="none"/>
        </w:rPr>
      </w:r>
      <w:ins w:id="146">
        <w:r/>
      </w:ins>
      <w:r>
        <w:rPr>
          <w:highlight w:val="none"/>
        </w:rPr>
      </w:r>
    </w:p>
    <w:p>
      <w:pPr>
        <w:pBdr/>
        <w:spacing/>
        <w:ind/>
        <w:rPr>
          <w:highlight w:val="none"/>
        </w:rPr>
      </w:pPr>
      <w:r>
        <w:rPr>
          <w:highlight w:val="none"/>
        </w:rPr>
        <w:t xml:space="preserve">L’objectif premier de ce stage était de rajouter des fonctionnalités à l’application.</w:t>
      </w:r>
      <w:r>
        <w:rPr>
          <w:highlight w:val="none"/>
        </w:rPr>
      </w:r>
      <w:r>
        <w:rPr>
          <w:highlight w:val="none"/>
        </w:rPr>
      </w:r>
    </w:p>
    <w:p>
      <w:pPr>
        <w:pBdr/>
        <w:spacing/>
        <w:ind/>
        <w:rPr/>
      </w:pPr>
      <w:r>
        <w:rPr>
          <w:highlight w:val="none"/>
        </w:rPr>
        <w:t xml:space="preserve">Plus largement, l’objectif de ce stage est d’utiliser les travaux réalisés afin de pouvoir étudier l’impact des techniques d’</w:t>
      </w:r>
      <w:r>
        <w:rPr>
          <w:b/>
          <w:bCs/>
          <w:color w:val="385724" w:themeColor="accent6" w:themeShade="80"/>
          <w:highlight w:val="none"/>
        </w:rPr>
        <w:t xml:space="preserve">illumination globale</w:t>
      </w:r>
      <w:r>
        <w:rPr>
          <w:highlight w:val="none"/>
        </w:rPr>
        <w:t xml:space="preserve"> sur la perception humaine.</w:t>
      </w:r>
      <w:r>
        <w:rPr>
          <w:highlight w:val="none"/>
        </w:rPr>
      </w:r>
      <w:r/>
    </w:p>
    <w:p>
      <w:pPr>
        <w:pBdr/>
        <w:spacing/>
        <w:ind/>
        <w:rPr>
          <w:b w:val="0"/>
          <w:bCs w:val="0"/>
          <w:highlight w:val="none"/>
        </w:rPr>
      </w:pPr>
      <w:r>
        <w:rPr>
          <w:b w:val="0"/>
          <w:bCs w:val="0"/>
          <w:highlight w:val="none"/>
        </w:rPr>
        <w:t xml:space="preserve">Avant ce stage, l’éclairage de la scène restait sommaire : une lumière ambiante ainsi qu’une lumière directionnelle pour simuler le soleil.</w:t>
      </w:r>
      <w:r>
        <w:rPr>
          <w:b w:val="0"/>
          <w:bCs w:val="0"/>
          <w:highlight w:val="none"/>
        </w:rPr>
      </w:r>
      <w:r>
        <w:rPr>
          <w:b w:val="0"/>
          <w:bCs w:val="0"/>
          <w:highlight w:val="none"/>
        </w:rPr>
      </w:r>
    </w:p>
    <w:p>
      <w:pPr>
        <w:pBdr/>
        <w:spacing/>
        <w:ind/>
        <w:rPr>
          <w:b w:val="0"/>
          <w:bCs w:val="0"/>
        </w:rPr>
      </w:pPr>
      <w:r>
        <w:rPr>
          <w:b w:val="0"/>
          <w:bCs w:val="0"/>
          <w:highlight w:val="none"/>
        </w:rPr>
        <w:t xml:space="preserve">Le but est donc de pouvoir créer des tests afin de comparer l’impact de l’illumination globale, ainsi que pouvoir avoir différents présets (jour, nuit...) d’éclairage.</w:t>
      </w:r>
      <w:r>
        <w:rPr>
          <w:b w:val="0"/>
          <w:bCs w:val="0"/>
        </w:rPr>
      </w:r>
      <w:r>
        <w:rPr>
          <w:b w:val="0"/>
          <w:bCs w:val="0"/>
        </w:rPr>
      </w:r>
    </w:p>
    <w:p>
      <w:pPr>
        <w:pStyle w:val="842"/>
        <w:pBdr/>
        <w:spacing/>
        <w:ind/>
        <w:rPr/>
      </w:pPr>
      <w:ins w:id="147">
        <w:r/>
      </w:ins>
      <w:r>
        <w:t xml:space="preserve">1.4 Outils et environnement de travail</w:t>
      </w:r>
      <w:ins w:id="148">
        <w:r/>
      </w:ins>
      <w:r/>
    </w:p>
    <w:p>
      <w:pPr>
        <w:pBdr/>
        <w:spacing/>
        <w:ind/>
        <w:rPr>
          <w:highlight w:val="none"/>
        </w:rPr>
      </w:pPr>
      <w:r>
        <w:t xml:space="preserve">J’ai passé mon stage dans les boxs prévu</w:t>
      </w:r>
      <w:r>
        <w:t xml:space="preserve"> pour </w:t>
      </w:r>
      <w: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ainsi que Gitlab.</w:t>
      </w:r>
      <w:r>
        <w:rPr>
          <w:highlight w:val="none"/>
        </w:rPr>
      </w:r>
    </w:p>
    <w:p>
      <w:pPr>
        <w:pBdr/>
        <w:shd w:val="nil" w:color="auto"/>
        <w:spacing/>
        <w:ind/>
        <w:rPr/>
      </w:pPr>
      <w:r>
        <w:br w:type="page" w:clear="all"/>
      </w:r>
      <w:r/>
    </w:p>
    <w:p>
      <w:pPr>
        <w:pStyle w:val="841"/>
        <w:pBdr/>
        <w:spacing/>
        <w:ind/>
        <w:rPr/>
      </w:pPr>
      <w:ins w:id="149">
        <w:r/>
      </w:ins>
      <w:r>
        <w:t xml:space="preserve">2. Travail réalisé</w:t>
      </w:r>
      <w:ins w:id="150">
        <w:r/>
      </w:ins>
      <w:r/>
    </w:p>
    <w:p>
      <w:pPr>
        <w:pStyle w:val="842"/>
        <w:pBdr/>
        <w:spacing/>
        <w:ind/>
        <w:rPr/>
      </w:pPr>
      <w:ins w:id="151">
        <w:r/>
      </w:ins>
      <w:r>
        <w:t xml:space="preserve">2.1 Gestion des matériaux</w:t>
      </w:r>
      <w:ins w:id="152">
        <w:r/>
      </w:ins>
      <w:r/>
    </w:p>
    <w:p>
      <w:pPr>
        <w:pBdr/>
        <w:spacing/>
        <w:ind/>
        <w:rPr>
          <w:highlight w:val="none"/>
        </w:rPr>
      </w:pPr>
      <w:r>
        <w:t xml:space="preserve">Dans l’objectif de me familiariser avec la base de code, j’ai passé les premières semaines à implémenter la possibilité de changer les propriétés des matériaux des mesh importés sur l’éditeur.</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79"/>
        <w:pBdr/>
        <w:spacing/>
        <w:ind/>
        <w:jc w:val="center"/>
        <w:rPr/>
      </w:pPr>
      <w:ins w:id="153">
        <w:r/>
      </w:ins>
      <w:bookmarkStart w:id="9" w:name="_Toc4"/>
      <w:r>
        <w:t xml:space="preserve">Figure </w:t>
      </w:r>
      <w:r>
        <w:fldChar w:fldCharType="begin"/>
        <w:instrText xml:space="preserve"> SEQ Figure \* Arabic </w:instrText>
        <w:fldChar w:fldCharType="separate"/>
      </w:r>
      <w:ins w:id="154">
        <w:r>
          <w:t xml:space="preserve">4</w:t>
        </w:r>
      </w:ins>
      <w:r>
        <w:fldChar w:fldCharType="end"/>
      </w:r>
      <w:r>
        <w:t xml:space="preserve"> : Menu d'édition de matériaux </w:t>
      </w:r>
      <w:bookmarkEnd w:id="9"/>
      <w:ins w:id="155">
        <w:r/>
      </w:ins>
      <w:r/>
    </w:p>
    <w:p>
      <w:pPr>
        <w:pBdr/>
        <w:spacing/>
        <w:ind/>
        <w:rPr>
          <w:highlight w:val="none"/>
        </w:rPr>
      </w:pPr>
      <w:r>
        <w:rPr>
          <w:highlight w:val="none"/>
        </w:rPr>
        <w:t xml:space="preserve">Cela é</w:t>
      </w:r>
      <w:r>
        <w:rPr>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highlight w:val="none"/>
        </w:rPr>
      </w:r>
      <w:r>
        <w:rPr>
          <w:highlight w:val="none"/>
        </w:rPr>
      </w:r>
    </w:p>
    <w:p>
      <w:pPr>
        <w:pBdr/>
        <w:spacing/>
        <w:ind/>
        <w:rPr>
          <w:highlight w:val="none"/>
        </w:rPr>
      </w:pPr>
      <w:r>
        <w:rPr>
          <w:highlight w:val="none"/>
        </w:rPr>
        <w:t xml:space="preserve">Changer le matériau d’un objet impliquait donc de complètement modifier la manière dont les objets étaient importés, afin de pouvoir sélectionner un élément spécifique de la scène, et non toute la scène.</w:t>
      </w:r>
      <w:r>
        <w:rPr>
          <w:highlight w:val="none"/>
        </w:rPr>
      </w:r>
      <w:r>
        <w:rPr>
          <w:highlight w:val="none"/>
        </w:rPr>
      </w:r>
    </w:p>
    <w:p>
      <w:pPr>
        <w:pBdr/>
        <w:spacing/>
        <w:ind/>
        <w:rPr>
          <w:highlight w:val="none"/>
        </w:rPr>
      </w:pPr>
      <w:r>
        <w:rPr>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highlight w:val="none"/>
        </w:rPr>
      </w:r>
      <w:r>
        <w:rPr>
          <w:highlight w:val="none"/>
        </w:rPr>
      </w:r>
    </w:p>
    <w:p>
      <w:pPr>
        <w:pBdr/>
        <w:spacing/>
        <w:ind/>
        <w:rPr>
          <w:highlight w:val="none"/>
        </w:rPr>
      </w:pPr>
      <w:r>
        <w:rPr>
          <w:highlight w:val="none"/>
        </w:rPr>
        <w:t xml:space="preserve">J’ai dû me familiariser avec la sauvegarde des éléments de la scène dans la base de données côté backend, ainsi que leur utilisation</w:t>
      </w:r>
      <w:r>
        <w:rPr>
          <w:highlight w:val="none"/>
        </w:rPr>
        <w:t xml:space="preserve"> dans le frontend.</w:t>
      </w:r>
      <w:r>
        <w:rPr>
          <w:highlight w:val="none"/>
        </w:rPr>
      </w:r>
      <w:r>
        <w:rPr>
          <w:highlight w:val="none"/>
        </w:rPr>
      </w:r>
    </w:p>
    <w:p>
      <w:pPr>
        <w:pBdr/>
        <w:spacing/>
        <w:ind/>
        <w:rPr>
          <w:bCs/>
          <w:i/>
        </w:rPr>
      </w:pPr>
      <w:r>
        <w:rPr>
          <w:i/>
          <w:iCs/>
          <w:highlight w:val="none"/>
        </w:rPr>
        <w:t xml:space="preserve">(rajouter des schémas explicatifs comme t’avais dessiné sur ton carnet)</w:t>
      </w:r>
      <w:r>
        <w:rPr>
          <w:bCs/>
          <w:i/>
        </w:rPr>
      </w:r>
      <w:r>
        <w:rPr>
          <w:bCs/>
          <w:i/>
        </w:rPr>
      </w:r>
    </w:p>
    <w:p>
      <w:pPr>
        <w:pBdr/>
        <w:spacing/>
        <w:ind/>
        <w:rPr/>
      </w:pPr>
      <w:r>
        <w:t xml:space="preserve">Cette tâche convenait tout à fait à la découverte et la compréhension de la base de code.</w:t>
        <w:br/>
        <w:t xml:space="preserve">Il m’a fallu m</w:t>
      </w:r>
      <w:r>
        <w:t xml:space="preserve">’inspirer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p>
    <w:p>
      <w:pPr>
        <w:pBdr/>
        <w:spacing/>
        <w:ind/>
        <w:jc w:val="center"/>
        <w:rPr>
          <w:bCs w:val="0"/>
          <w:i w:val="0"/>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79"/>
                              <w:pBdr/>
                              <w:spacing/>
                              <w:ind/>
                              <w:jc w:val="center"/>
                              <w:rPr>
                                <w:rFonts w:ascii="Cambria Math" w:hAnsi="Cambria Math" w:eastAsia="Cambria Math" w:cs="Cambria Math"/>
                              </w:rPr>
                            </w:pPr>
                            <w:ins w:id="156">
                              <w:r/>
                            </w:ins>
                            <w:bookmarkStart w:id="10" w:name="_Toc5"/>
                            <w:r>
                              <w:t xml:space="preserve">Figure </w:t>
                            </w:r>
                            <w:r>
                              <w:fldChar w:fldCharType="begin"/>
                              <w:instrText xml:space="preserve"> SEQ Figure \* Arabic </w:instrText>
                              <w:fldChar w:fldCharType="separate"/>
                            </w:r>
                            <w:ins w:id="157">
                              <w:r>
                                <w:t xml:space="preserve">5</w:t>
                              </w:r>
                            </w:ins>
                            <w:r>
                              <w:fldChar w:fldCharType="end"/>
                            </w:r>
                            <w:r>
                              <w:t xml:space="preserve"> : Pot de fleurs rouge </w:t>
                            </w:r>
                            <w:r>
                              <w:rPr>
                                <w:rFonts w:ascii="Cambria Math" w:hAnsi="Cambria Math" w:eastAsia="Cambria Math" w:cs="Cambria Math"/>
                              </w:rPr>
                            </w:r>
                            <w:bookmarkEnd w:id="10"/>
                            <w:ins w:id="158">
                              <w:r/>
                            </w:ins>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79"/>
                        <w:pBdr/>
                        <w:spacing/>
                        <w:ind/>
                        <w:jc w:val="center"/>
                        <w:rPr>
                          <w:rFonts w:ascii="Cambria Math" w:hAnsi="Cambria Math" w:eastAsia="Cambria Math" w:cs="Cambria Math"/>
                        </w:rPr>
                      </w:pPr>
                      <w:ins w:id="156">
                        <w:r/>
                      </w:ins>
                      <w:bookmarkStart w:id="10" w:name="_Toc5"/>
                      <w:r>
                        <w:t xml:space="preserve">Figure </w:t>
                      </w:r>
                      <w:r>
                        <w:fldChar w:fldCharType="begin"/>
                        <w:instrText xml:space="preserve"> SEQ Figure \* Arabic </w:instrText>
                        <w:fldChar w:fldCharType="separate"/>
                      </w:r>
                      <w:ins w:id="157">
                        <w:r>
                          <w:t xml:space="preserve">5</w:t>
                        </w:r>
                      </w:ins>
                      <w:r>
                        <w:fldChar w:fldCharType="end"/>
                      </w:r>
                      <w:r>
                        <w:t xml:space="preserve"> : Pot de fleurs rouge </w:t>
                      </w:r>
                      <w:r>
                        <w:rPr>
                          <w:rFonts w:ascii="Cambria Math" w:hAnsi="Cambria Math" w:eastAsia="Cambria Math" w:cs="Cambria Math"/>
                        </w:rPr>
                      </w:r>
                      <w:bookmarkEnd w:id="10"/>
                      <w:ins w:id="158">
                        <w:r/>
                      </w:ins>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79"/>
                              <w:pBdr/>
                              <w:spacing/>
                              <w:ind/>
                              <w:jc w:val="center"/>
                              <w:rPr>
                                <w:rFonts w:ascii="Cambria Math" w:hAnsi="Cambria Math" w:eastAsia="Cambria Math" w:cs="Cambria Math"/>
                              </w:rPr>
                            </w:pPr>
                            <w:ins w:id="159">
                              <w:r/>
                            </w:ins>
                            <w:bookmarkStart w:id="11" w:name="_Toc6"/>
                            <w:r>
                              <w:t xml:space="preserve">Figure </w:t>
                            </w:r>
                            <w:r>
                              <w:fldChar w:fldCharType="begin"/>
                              <w:instrText xml:space="preserve"> SEQ Figure \* Arabic </w:instrText>
                              <w:fldChar w:fldCharType="separate"/>
                            </w:r>
                            <w:ins w:id="160">
                              <w:r>
                                <w:t xml:space="preserve">6</w:t>
                              </w:r>
                            </w:ins>
                            <w:r>
                              <w:fldChar w:fldCharType="end"/>
                            </w:r>
                            <w:r>
                              <w:t xml:space="preserve"> : Pot de fleurs gris</w:t>
                            </w:r>
                            <w:r>
                              <w:rPr>
                                <w:rFonts w:ascii="Cambria Math" w:hAnsi="Cambria Math" w:eastAsia="Cambria Math" w:cs="Cambria Math"/>
                              </w:rPr>
                            </w:r>
                            <w:bookmarkEnd w:id="11"/>
                            <w:ins w:id="161">
                              <w:r/>
                            </w:ins>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79"/>
                        <w:pBdr/>
                        <w:spacing/>
                        <w:ind/>
                        <w:jc w:val="center"/>
                        <w:rPr>
                          <w:rFonts w:ascii="Cambria Math" w:hAnsi="Cambria Math" w:eastAsia="Cambria Math" w:cs="Cambria Math"/>
                        </w:rPr>
                      </w:pPr>
                      <w:ins w:id="159">
                        <w:r/>
                      </w:ins>
                      <w:bookmarkStart w:id="11" w:name="_Toc6"/>
                      <w:r>
                        <w:t xml:space="preserve">Figure </w:t>
                      </w:r>
                      <w:r>
                        <w:fldChar w:fldCharType="begin"/>
                        <w:instrText xml:space="preserve"> SEQ Figure \* Arabic </w:instrText>
                        <w:fldChar w:fldCharType="separate"/>
                      </w:r>
                      <w:ins w:id="160">
                        <w:r>
                          <w:t xml:space="preserve">6</w:t>
                        </w:r>
                      </w:ins>
                      <w:r>
                        <w:fldChar w:fldCharType="end"/>
                      </w:r>
                      <w:r>
                        <w:t xml:space="preserve"> : Pot de fleurs gris</w:t>
                      </w:r>
                      <w:r>
                        <w:rPr>
                          <w:rFonts w:ascii="Cambria Math" w:hAnsi="Cambria Math" w:eastAsia="Cambria Math" w:cs="Cambria Math"/>
                        </w:rPr>
                      </w:r>
                      <w:bookmarkEnd w:id="11"/>
                      <w:ins w:id="161">
                        <w:r/>
                      </w:ins>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8"/>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9"/>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9" o:title=""/>
                <o:lock v:ext="edit" rotation="t"/>
              </v:shape>
            </w:pict>
          </mc:Fallback>
        </mc:AlternateContent>
      </w:r>
      <w:r>
        <w:rPr>
          <w:bCs w:val="0"/>
          <w:i w:val="0"/>
          <w:highlight w:val="none"/>
        </w:rPr>
      </w:r>
      <w:r>
        <w:rPr>
          <w:bCs w:val="0"/>
          <w:i w:val="0"/>
          <w:highlight w:val="none"/>
        </w:rPr>
      </w:r>
    </w:p>
    <w:p>
      <w:pPr>
        <w:pStyle w:val="842"/>
        <w:pBdr/>
        <w:spacing/>
        <w:ind/>
        <w:rPr>
          <w:highlight w:val="none"/>
        </w:rPr>
      </w:pPr>
      <w:ins w:id="162">
        <w:r/>
      </w:ins>
      <w:r>
        <w:t xml:space="preserve">2.2 Intégration de l’éclairement global</w:t>
      </w:r>
      <w:ins w:id="163">
        <w:r/>
      </w:ins>
      <w:r>
        <w:rPr>
          <w:highlight w:val="none"/>
        </w:rPr>
      </w:r>
    </w:p>
    <w:p>
      <w:pPr>
        <w:pBdr/>
        <w:spacing/>
        <w:ind/>
        <w:rPr>
          <w:highlight w:val="none"/>
        </w:rPr>
      </w:pPr>
      <w: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rPr>
          <w:highlight w:val="none"/>
        </w:rPr>
      </w:r>
    </w:p>
    <w:p>
      <w:pPr>
        <w:pBdr/>
        <w:spacing/>
        <w:ind/>
        <w:rPr>
          <w:highlight w:val="none"/>
        </w:rPr>
      </w:pPr>
      <w:r>
        <w:rPr>
          <w:highlight w:val="none"/>
        </w:rPr>
        <w:t xml:space="preserve">En vue des fortes contraintes, il fallu faire un travail important de recherche afin de cataloguer les différentes techniques pouvant convenir.</w:t>
      </w:r>
      <w:r>
        <w:rPr>
          <w:highlight w:val="none"/>
        </w:rPr>
      </w:r>
      <w:r>
        <w:rPr>
          <w:highlight w:val="none"/>
        </w:rPr>
      </w:r>
    </w:p>
    <w:p>
      <w:pPr>
        <w:pBdr/>
        <w:spacing/>
        <w:ind/>
        <w:rPr/>
      </w:pPr>
      <w:r>
        <w:rPr>
          <w:highlight w:val="none"/>
        </w:rPr>
        <w:t xml:space="preserve">Nous présenterons dans un premier temps les quelques techniques qui ont retenu notre attention, et ensuite la technique principale que nous avons choisi.</w:t>
      </w:r>
      <w:r>
        <w:rPr>
          <w:highlight w:val="none"/>
        </w:rPr>
      </w:r>
      <w:r/>
    </w:p>
    <w:p>
      <w:pPr>
        <w:pStyle w:val="843"/>
        <w:pBdr/>
        <w:spacing/>
        <w:ind/>
        <w:rPr>
          <w14:ligatures w14:val="none"/>
        </w:rPr>
      </w:pPr>
      <w:ins w:id="164">
        <w:r/>
      </w:ins>
      <w:r>
        <w:t xml:space="preserve">2.2.1 Techniques intéressantes</w:t>
      </w:r>
      <w:r>
        <w:rPr>
          <w14:ligatures w14:val="none"/>
        </w:rPr>
      </w:r>
      <w:ins w:id="165">
        <w:r/>
      </w:ins>
      <w:r>
        <w:rPr>
          <w14:ligatures w14:val="none"/>
        </w:rPr>
      </w:r>
    </w:p>
    <w:p>
      <w:pPr>
        <w:pBdr/>
        <w:spacing/>
        <w:ind w:firstLine="0" w:left="0"/>
        <w:rPr>
          <w:b/>
          <w:bCs/>
          <w:highlight w:val="none"/>
          <w:u w:val="single"/>
        </w:rPr>
      </w:pPr>
      <w:r>
        <w:rPr>
          <w:b/>
          <w:bCs/>
          <w:u w:val="single"/>
        </w:rPr>
        <w:t xml:space="preserve">SSGI (Screen Space Global Illumination)</w:t>
      </w:r>
      <w:r>
        <w:rPr>
          <w:b/>
          <w:bCs/>
          <w:u w:val="single"/>
        </w:rPr>
      </w:r>
      <w:r>
        <w:rPr>
          <w:b/>
          <w:bCs/>
          <w:highlight w:val="none"/>
          <w:u w:val="single"/>
        </w:rPr>
      </w:r>
    </w:p>
    <w:p>
      <w:pPr>
        <w:pBdr/>
        <w:spacing w:after="198" w:afterAutospacing="0"/>
        <w:ind w:firstLine="0" w:left="0"/>
        <w:rPr>
          <w:b w:val="0"/>
          <w:bCs w:val="0"/>
          <w:highlight w:val="none"/>
          <w:u w:val="none"/>
        </w:rPr>
      </w:pPr>
      <w:r>
        <w:rPr>
          <w:b w:val="0"/>
          <w:bCs w:val="0"/>
          <w:highlight w:val="none"/>
          <w:u w:val="none"/>
        </w:rPr>
        <w:t xml:space="preserve">Première technique présentée comme pouvant fonctionner en temps réel.</w:t>
        <w:br/>
        <w:t xml:space="preserve">Une </w:t>
      </w:r>
      <w:r>
        <w:rPr>
          <w:b w:val="0"/>
          <w:bCs w:val="0"/>
          <w:highlight w:val="none"/>
          <w:u w:val="none"/>
        </w:rPr>
      </w:r>
      <w:hyperlink r:id="rId20" w:tooltip="https://github.com/0beqz/realism-effects" w:history="1">
        <w:r>
          <w:rPr>
            <w:rStyle w:val="886"/>
            <w:b w:val="0"/>
            <w:bCs w:val="0"/>
            <w:highlight w:val="none"/>
          </w:rPr>
          <w:t xml:space="preserve">lib ThreeJS</w:t>
        </w:r>
      </w:hyperlink>
      <w:r>
        <w:rPr>
          <w:b w:val="0"/>
          <w:bCs w:val="0"/>
          <w:highlight w:val="none"/>
          <w:u w:val="none"/>
        </w:rPr>
        <w:t xml:space="preserve"> implémentant cette technique, il nous a paru pertinent de l’essayer.</w:t>
      </w:r>
      <w:r>
        <w:rPr>
          <w:b w:val="0"/>
          <w:bCs w:val="0"/>
          <w:u w:val="none"/>
        </w:rPr>
        <w:br/>
        <w:t xml:space="preserve">Le but n’était pas forcément n’implémenter une technique à partir de zéro : si quelque chose existait déjà et donnait des résultats intéressants, nous l’aurions utilisé.</w:t>
      </w:r>
      <w:r>
        <w:rPr>
          <w:b w:val="0"/>
          <w:bCs w:val="0"/>
          <w:u w:val="none"/>
        </w:rPr>
      </w:r>
      <w:r>
        <w:rPr>
          <w:b w:val="0"/>
          <w:bCs w:val="0"/>
          <w:highlight w:val="none"/>
          <w:u w:val="none"/>
        </w:rPr>
      </w:r>
    </w:p>
    <w:p>
      <w:pPr>
        <w:suppressLineNumbers w:val="false"/>
        <w:pBdr/>
        <w:spacing/>
        <w:ind w:right="0" w:firstLine="0" w:left="0"/>
        <w:rPr>
          <w:b w:val="0"/>
          <w:bCs w:val="0"/>
          <w:highlight w:val="none"/>
          <w:u w:val="none"/>
        </w:rPr>
      </w:pPr>
      <w:r>
        <w:rPr>
          <w:b w:val="0"/>
          <w:bCs w:val="0"/>
          <w:highlight w:val="none"/>
          <w:u w:val="none"/>
        </w:rPr>
      </w:r>
      <w:r>
        <w:rPr>
          <w:b w:val="0"/>
          <w:bCs w:val="0"/>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highlight w:val="none"/>
          <w:u w:val="none"/>
        </w:rPr>
      </w:r>
      <w:r>
        <w:rPr>
          <w:b w:val="0"/>
          <w:bCs w:val="0"/>
          <w:highlight w:val="none"/>
          <w:u w:val="none"/>
        </w:rPr>
      </w:r>
    </w:p>
    <w:p>
      <w:pPr>
        <w:pBdr/>
        <w:spacing/>
        <w:ind w:firstLine="0" w:left="0"/>
        <w:rPr>
          <w:b w:val="0"/>
          <w:bCs w:val="0"/>
          <w:highlight w:val="none"/>
          <w:u w:val="none"/>
        </w:rPr>
      </w:pPr>
      <w:r>
        <w:rPr>
          <w:b w:val="0"/>
          <w:bCs w:val="0"/>
          <w:highlight w:val="none"/>
          <w:u w:val="none"/>
        </w:rPr>
        <w:t xml:space="preserve">Les résultats ne répondaient finalement pas à nos attentes : la technique, bien plus légère que d’autres, restait trop lourde pour être utilisée sans GPU, et mettait trop de temps à converger.</w:t>
      </w:r>
      <w:r>
        <w:rPr>
          <w:b w:val="0"/>
          <w:bCs w:val="0"/>
          <w:highlight w:val="none"/>
          <w:u w:val="none"/>
        </w:rPr>
      </w:r>
      <w:r>
        <w:rPr>
          <w:b w:val="0"/>
          <w:bCs w:val="0"/>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1"/>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1" o:title=""/>
                <o:lock v:ext="edit" rotation="t"/>
              </v:shape>
            </w:pict>
          </mc:Fallback>
        </mc:AlternateContent>
      </w:r>
      <w:r>
        <w:rPr>
          <w:b w:val="0"/>
          <w:bCs w:val="0"/>
          <w:highlight w:val="none"/>
          <w:u w:val="none"/>
        </w:rPr>
      </w:r>
      <w:r>
        <w:rPr>
          <w:b w:val="0"/>
          <w:bCs w:val="0"/>
          <w:u w:val="none"/>
        </w:rPr>
      </w:r>
    </w:p>
    <w:p>
      <w:pPr>
        <w:pStyle w:val="879"/>
        <w:pBdr/>
        <w:spacing/>
        <w:ind/>
        <w:jc w:val="center"/>
        <w:rPr/>
      </w:pPr>
      <w:ins w:id="166">
        <w:r/>
      </w:ins>
      <w:bookmarkStart w:id="12" w:name="_Toc7"/>
      <w:r>
        <w:t xml:space="preserve">Figure </w:t>
      </w:r>
      <w:r>
        <w:fldChar w:fldCharType="begin"/>
        <w:instrText xml:space="preserve"> SEQ Figure \* Arabic </w:instrText>
        <w:fldChar w:fldCharType="separate"/>
      </w:r>
      <w:ins w:id="167">
        <w:r>
          <w:t xml:space="preserve">7</w:t>
        </w:r>
      </w:ins>
      <w:r>
        <w:fldChar w:fldCharType="end"/>
      </w:r>
      <w:r>
        <w:t xml:space="preserve"> : SSGI sur la Sponza </w:t>
      </w:r>
      <w:bookmarkEnd w:id="12"/>
      <w:ins w:id="168">
        <w:r/>
      </w:ins>
      <w:r/>
    </w:p>
    <w:p>
      <w:pPr>
        <w:pBdr/>
        <w:spacing/>
        <w:ind/>
        <w:rPr>
          <w:b w:val="0"/>
          <w:bCs w:val="0"/>
          <w:highlight w:val="none"/>
        </w:rPr>
      </w:pPr>
      <w:r>
        <w:t xml:space="preserve">Cette image (</w:t>
      </w:r>
      <w:r>
        <w:rPr>
          <w:b/>
          <w:bCs/>
        </w:rPr>
        <w:t xml:space="preserve">figure 7</w:t>
      </w:r>
      <w:r>
        <w:rPr>
          <w:b w:val="0"/>
          <w:bCs w:val="0"/>
        </w:rPr>
        <w:t xml:space="preserve">) a convergé en ~30 secondes, ce qui est bien trop long.</w:t>
        <w:br/>
        <w:t xml:space="preserve">Nous voudrions rester à 30-60 images par secondes, et nous sommes ici à 6 IPS.</w:t>
      </w:r>
      <w:r>
        <w:rPr>
          <w:b w:val="0"/>
          <w:bCs w:val="0"/>
          <w:highlight w:val="none"/>
        </w:rPr>
      </w:r>
      <w:r>
        <w:rPr>
          <w:b w:val="0"/>
          <w:bCs w:val="0"/>
          <w:highlight w:val="none"/>
        </w:rPr>
      </w:r>
    </w:p>
    <w:p>
      <w:pPr>
        <w:pBdr/>
        <w:spacing/>
        <w:ind/>
        <w:rPr>
          <w:b w:val="0"/>
          <w:bCs w:val="0"/>
          <w:highlight w:val="none"/>
        </w:rPr>
      </w:pPr>
      <w:r>
        <w:rPr>
          <w:b w:val="0"/>
          <w:bCs w:val="0"/>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highlight w:val="none"/>
        </w:rPr>
      </w:r>
      <w:r>
        <w:rPr>
          <w:b w:val="0"/>
          <w:bCs w:val="0"/>
          <w:highlight w:val="none"/>
        </w:rPr>
      </w:r>
    </w:p>
    <w:p>
      <w:pPr>
        <w:pBdr/>
        <w:spacing/>
        <w:ind/>
        <w:rPr>
          <w:b/>
          <w:bCs/>
          <w:highlight w:val="none"/>
          <w:u w:val="single"/>
        </w:rPr>
      </w:pPr>
      <w:r>
        <w:rPr>
          <w:b/>
          <w:bCs/>
          <w:highlight w:val="none"/>
          <w:u w:val="single"/>
        </w:rPr>
        <w:t xml:space="preserve">Instant radiosity (Virtual Lights)</w:t>
      </w:r>
      <w:r>
        <w:rPr>
          <w:b/>
          <w:bCs/>
          <w:u w:val="single"/>
        </w:rPr>
      </w:r>
      <w:r>
        <w:rPr>
          <w:b/>
          <w:bCs/>
          <w:highlight w:val="none"/>
          <w:u w:val="single"/>
        </w:rPr>
      </w:r>
    </w:p>
    <w:p>
      <w:pPr>
        <w:pBdr/>
        <w:spacing/>
        <w:ind/>
        <w:rPr>
          <w:b w:val="0"/>
          <w:bCs w:val="0"/>
          <w:highlight w:val="none"/>
          <w:u w:val="none"/>
        </w:rPr>
      </w:pPr>
      <w:r>
        <w:rPr>
          <w:b w:val="0"/>
          <w:bCs w:val="0"/>
          <w:highlight w:val="none"/>
          <w:u w:val="none"/>
        </w:rPr>
        <w:t xml:space="preserve">Cette technique a l’avantage d’être très simple à comprendre : </w:t>
      </w:r>
      <w:r>
        <w:rPr>
          <w:b w:val="0"/>
          <w:bCs w:val="0"/>
          <w:u w:val="none"/>
        </w:rPr>
      </w:r>
      <w:r>
        <w:rPr>
          <w:b w:val="0"/>
          <w:bCs w:val="0"/>
          <w:highlight w:val="none"/>
          <w:u w:val="none"/>
        </w:rPr>
      </w:r>
    </w:p>
    <w:p>
      <w:pPr>
        <w:pBdr/>
        <w:spacing/>
        <w:ind/>
        <w:rPr>
          <w:b w:val="0"/>
          <w:bCs w:val="0"/>
          <w:highlight w:val="none"/>
          <w:u w:val="none"/>
        </w:rPr>
      </w:pPr>
      <w:r>
        <w:rPr>
          <w:b w:val="0"/>
          <w:bCs w:val="0"/>
          <w:highlight w:val="none"/>
          <w:u w:val="none"/>
        </w:rPr>
      </w:r>
      <w:r>
        <w:rPr>
          <w:b w:val="0"/>
          <w:bCs w:val="0"/>
          <w:highlight w:val="none"/>
          <w:u w:val="none"/>
        </w:rPr>
        <w:t xml:space="preserve">Elle remplace la contrainte de lancer beaucoup de rayons par pixel à chaque frame, par le fait d’avoir beaucoup de sources de lumières « secondaires » qui simulent les différents rebonds.</w:t>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Dans un premier temps de baking, avant le rendu, on va créer des sources de lumières secondaire.</w:t>
        <w:br/>
        <w:t xml:space="preserve">En partant d’une source de lumière primaire (</w:t>
      </w:r>
      <w:r>
        <w:rPr>
          <w:b/>
          <w:bCs/>
          <w:highlight w:val="none"/>
          <w:u w:val="none"/>
        </w:rPr>
        <w:t xml:space="preserve">L1 sur la figure 8)</w:t>
      </w:r>
      <w:r>
        <w:rPr>
          <w:b w:val="0"/>
          <w:bCs w:val="0"/>
          <w:highlight w:val="none"/>
          <w:u w:val="none"/>
        </w:rPr>
        <w:t xml:space="preserve"> on lance des rayons de manière aléatoire.</w:t>
        <w:br/>
        <w:t xml:space="preserve">Lorsqu’un rayon touche une surface, on va créer une source de lumière secondaire (</w:t>
      </w:r>
      <w:r>
        <w:rPr>
          <w:b/>
          <w:bCs/>
          <w:highlight w:val="none"/>
          <w:u w:val="none"/>
        </w:rPr>
        <w:t xml:space="preserve">L1’, L2’... sur la figure 8)</w:t>
      </w:r>
      <w:r>
        <w:rPr>
          <w:b w:val="0"/>
          <w:bCs w:val="0"/>
          <w:highlight w:val="none"/>
          <w:u w:val="none"/>
        </w:rPr>
        <w:t xml:space="preserve">.</w:t>
        <w:br/>
        <w:t xml:space="preserve">On peut répéter l’opération autant de fois que souhaité, tant qu’il reste de l’énergie dans notre rayon.</w:t>
      </w:r>
      <w:r>
        <w:rPr>
          <w:b w:val="0"/>
          <w:bCs w:val="0"/>
          <w:highlight w:val="none"/>
          <w:u w:val="none"/>
        </w:rPr>
      </w:r>
      <w:r>
        <w:rPr>
          <w:b w:val="0"/>
          <w:bCs w:val="0"/>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2"/>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2" o:title=""/>
                <o:lock v:ext="edit" rotation="t"/>
              </v:shape>
            </w:pict>
          </mc:Fallback>
        </mc:AlternateContent>
      </w:r>
      <w:r>
        <w:rPr>
          <w:b w:val="0"/>
          <w:bCs w:val="0"/>
          <w:highlight w:val="none"/>
          <w:u w:val="none"/>
        </w:rPr>
      </w:r>
      <w:r>
        <w:rPr>
          <w:b w:val="0"/>
          <w:bCs w:val="0"/>
          <w:highlight w:val="none"/>
          <w:u w:val="none"/>
        </w:rPr>
      </w:r>
    </w:p>
    <w:p>
      <w:pPr>
        <w:pStyle w:val="879"/>
        <w:pBdr/>
        <w:spacing/>
        <w:ind/>
        <w:jc w:val="center"/>
        <w:rPr/>
      </w:pPr>
      <w:ins w:id="169">
        <w:r/>
      </w:ins>
      <w:bookmarkStart w:id="13" w:name="_Toc8"/>
      <w:r>
        <w:t xml:space="preserve">Figure </w:t>
      </w:r>
      <w:r>
        <w:fldChar w:fldCharType="begin"/>
        <w:instrText xml:space="preserve"> SEQ Figure \* Arabic </w:instrText>
        <w:fldChar w:fldCharType="separate"/>
      </w:r>
      <w:ins w:id="170">
        <w:r>
          <w:t xml:space="preserve">8</w:t>
        </w:r>
      </w:ins>
      <w:r>
        <w:fldChar w:fldCharType="end"/>
      </w:r>
      <w:r>
        <w:t xml:space="preserve"> : Instant radiosity </w:t>
      </w:r>
      <w:r>
        <w:rPr>
          <w:b w:val="0"/>
          <w:bCs w:val="0"/>
          <w:highlight w:val="none"/>
          <w:u w:val="none"/>
        </w:rPr>
      </w:r>
      <w:bookmarkEnd w:id="13"/>
      <w:ins w:id="171">
        <w:r/>
      </w:ins>
      <w:r/>
    </w:p>
    <w:p>
      <w:pPr>
        <w:pBdr/>
        <w:spacing/>
        <w:ind/>
        <w:rPr>
          <w:b w:val="0"/>
          <w:bCs w:val="0"/>
          <w:highlight w:val="none"/>
          <w:u w:val="none"/>
        </w:rPr>
      </w:pPr>
      <w:r>
        <w:rPr>
          <w:b w:val="0"/>
          <w:bCs w:val="0"/>
          <w:highlight w:val="none"/>
          <w:u w:val="none"/>
        </w:rPr>
      </w:r>
      <w:r>
        <w:rPr>
          <w:b w:val="0"/>
          <w:bCs w:val="0"/>
          <w:highlight w:val="none"/>
          <w:u w:val="none"/>
        </w:rPr>
        <w:t xml:space="preserve">Une fois nos lumières ponctuelles crées, il faut les transmettre au GPU.</w:t>
        <w:br/>
        <w:t xml:space="preserve">Et là...</w:t>
        <w:br/>
        <w:t xml:space="preserve">C’est le moment où nous nous arrêt</w:t>
      </w:r>
      <w:r>
        <w:rPr>
          <w:b w:val="0"/>
          <w:bCs w:val="0"/>
          <w:highlight w:val="none"/>
          <w:u w:val="none"/>
        </w:rPr>
        <w:t xml:space="preserve">ons pour expliquer quelques contraintes liées à ThreeJS et à WebGL 2.0 : il n’y a </w:t>
      </w:r>
      <w:r>
        <w:rPr>
          <w:b/>
          <w:bCs/>
          <w:highlight w:val="none"/>
          <w:u w:val="none"/>
        </w:rPr>
        <w:t xml:space="preserve">pas de buffer</w:t>
      </w:r>
      <w:r>
        <w:rPr>
          <w:b w:val="0"/>
          <w:bCs w:val="0"/>
          <w:highlight w:val="none"/>
          <w:u w:val="none"/>
        </w:rPr>
        <w:t xml:space="preserve"> dans l’API de ThreeJS. Cela signifie qu’il faudra passer par de textures afin de tra</w:t>
      </w:r>
      <w:r>
        <w:rPr>
          <w:b w:val="0"/>
          <w:bCs w:val="0"/>
          <w:highlight w:val="none"/>
          <w:u w:val="none"/>
        </w:rPr>
        <w:t xml:space="preserve">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Une fois cela compris, il ne manque plus qu’une étape : tester si oui ou non, sampler à chaque frame un </w:t>
      </w:r>
      <w:r>
        <w:rPr>
          <w:b w:val="0"/>
          <w:bCs w:val="0"/>
          <w:highlight w:val="none"/>
          <w:u w:val="none"/>
        </w:rPr>
        <w:t xml:space="preserve">nombre important de lumière ponctuelles est supportable pour l’iGPU de mon PC portable.</w:t>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La réponse est : </w:t>
      </w:r>
      <w:r>
        <w:rPr>
          <w:b/>
          <w:bCs/>
          <w:highlight w:val="none"/>
          <w:u w:val="none"/>
        </w:rPr>
        <w:t xml:space="preserve">non</w:t>
      </w:r>
      <w:r>
        <w:rPr>
          <w:b w:val="0"/>
          <w:bCs w:val="0"/>
          <w:highlight w:val="none"/>
          <w:u w:val="none"/>
        </w:rPr>
        <w:t xml:space="preserve">, on </w:t>
      </w:r>
      <w:r>
        <w:rPr>
          <w:b w:val="0"/>
          <w:bCs w:val="0"/>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highlight w:val="none"/>
          <w:u w:val="none"/>
        </w:rPr>
      </w:r>
      <w:r>
        <w:rPr>
          <w:b w:val="0"/>
          <w:bCs w:val="0"/>
          <w:highlight w:val="none"/>
          <w:u w:val="none"/>
        </w:rPr>
      </w:r>
    </w:p>
    <w:p>
      <w:pPr>
        <w:pBdr/>
        <w:shd w:val="nil" w:color="auto"/>
        <w:spacing/>
        <w:ind/>
        <w:rPr>
          <w:b w:val="0"/>
          <w:bCs w:val="0"/>
          <w:highlight w:val="none"/>
          <w:u w:val="none"/>
        </w:rPr>
      </w:pPr>
      <w:r>
        <w:rPr>
          <w:b w:val="0"/>
          <w:bCs w:val="0"/>
          <w:highlight w:val="none"/>
          <w:u w:val="none"/>
        </w:rPr>
        <w:br w:type="page" w:clear="all"/>
      </w:r>
      <w:r>
        <w:rPr>
          <w:b w:val="0"/>
          <w:bCs w:val="0"/>
          <w:highlight w:val="none"/>
          <w:u w:val="none"/>
        </w:rPr>
      </w:r>
      <w:r>
        <w:rPr>
          <w:b w:val="0"/>
          <w:bCs w:val="0"/>
          <w:highlight w:val="none"/>
          <w:u w:val="none"/>
        </w:rPr>
      </w:r>
    </w:p>
    <w:p>
      <w:pPr>
        <w:pBdr/>
        <w:spacing/>
        <w:ind/>
        <w:rPr>
          <w:b w:val="0"/>
          <w:bCs w:val="0"/>
          <w:highlight w:val="none"/>
          <w:u w:val="none"/>
        </w:rPr>
      </w:pPr>
      <w:r>
        <w:rPr>
          <w:b/>
          <w:bCs/>
          <w:highlight w:val="none"/>
          <w:u w:val="single"/>
        </w:rPr>
        <w:t xml:space="preserve">Area Lights</w:t>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Une dernière solution a été essayée avant de passer à autre chose : les area lights de ThreeJS.</w:t>
      </w:r>
      <w:r>
        <w:rPr>
          <w:b w:val="0"/>
          <w:bCs w:val="0"/>
          <w:highlight w:val="none"/>
          <w:u w:val="none"/>
        </w:rPr>
      </w:r>
      <w:r>
        <w:rPr>
          <w:b w:val="0"/>
          <w:bCs w:val="0"/>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3"/>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3" o:title=""/>
                <o:lock v:ext="edit" rotation="t"/>
              </v:shape>
            </w:pict>
          </mc:Fallback>
        </mc:AlternateContent>
      </w:r>
      <w:r>
        <w:rPr>
          <w:b w:val="0"/>
          <w:bCs w:val="0"/>
          <w:u w:val="none"/>
        </w:rPr>
      </w:r>
      <w:r>
        <w:rPr>
          <w:b w:val="0"/>
          <w:bCs w:val="0"/>
          <w:u w:val="none"/>
        </w:rPr>
      </w:r>
    </w:p>
    <w:p>
      <w:pPr>
        <w:pStyle w:val="879"/>
        <w:pBdr/>
        <w:spacing/>
        <w:ind/>
        <w:jc w:val="center"/>
        <w:rPr/>
      </w:pPr>
      <w:ins w:id="172">
        <w:r/>
      </w:ins>
      <w:bookmarkStart w:id="14" w:name="_Toc9"/>
      <w:r>
        <w:t xml:space="preserve">Figure </w:t>
      </w:r>
      <w:r>
        <w:fldChar w:fldCharType="begin"/>
        <w:instrText xml:space="preserve"> SEQ Figure \* Arabic </w:instrText>
        <w:fldChar w:fldCharType="separate"/>
      </w:r>
      <w:ins w:id="173">
        <w:r>
          <w:t xml:space="preserve">9</w:t>
        </w:r>
      </w:ins>
      <w:r>
        <w:fldChar w:fldCharType="end"/>
      </w:r>
      <w:r>
        <w:t xml:space="preserve"> : Rect Area Light de ThreeJS </w:t>
      </w:r>
      <w:bookmarkEnd w:id="14"/>
      <w:ins w:id="174">
        <w:r/>
      </w:ins>
      <w:r/>
    </w:p>
    <w:p>
      <w:pPr>
        <w:pBdr/>
        <w:spacing/>
        <w:ind/>
        <w:rPr>
          <w:highlight w:val="none"/>
        </w:rPr>
      </w:pPr>
      <w:r>
        <w:t xml:space="preserve">Cette solution</w:t>
      </w:r>
      <w:r>
        <w:t xml:space="preserve"> est intéressante car elle permet d’avoir des lumières douces à faible coût.</w:t>
        <w:br/>
        <w:t xml:space="preserve">De plus, elle est déjà implémentée dans ThreeJS, et représente donc un avantage non négligeable en terme de temps d’implémentation.</w:t>
      </w:r>
      <w:r>
        <w:rPr>
          <w:highlight w:val="none"/>
        </w:rPr>
      </w:r>
    </w:p>
    <w:p>
      <w:pPr>
        <w:pBdr/>
        <w:spacing/>
        <w:ind/>
        <w:rPr>
          <w:highlight w:val="none"/>
        </w:rPr>
      </w:pPr>
      <w:r>
        <w:rPr>
          <w:highlight w:val="none"/>
        </w:rPr>
        <w:t xml:space="preserve">Il y a deux problèmes principaux :</w:t>
      </w:r>
      <w:r>
        <w:rPr>
          <w:highlight w:val="none"/>
        </w:rPr>
      </w:r>
      <w:r>
        <w:rPr>
          <w:highlight w:val="none"/>
        </w:rPr>
      </w:r>
    </w:p>
    <w:p>
      <w:pPr>
        <w:pStyle w:val="903"/>
        <w:numPr>
          <w:ilvl w:val="0"/>
          <w:numId w:val="6"/>
        </w:numPr>
        <w:pBdr/>
        <w:spacing/>
        <w:ind/>
        <w:rPr/>
      </w:pPr>
      <w:r>
        <w:rPr>
          <w:highlight w:val="none"/>
        </w:rPr>
        <w:t xml:space="preserve">L’utilisateur devra placer lui-même les area lights</w:t>
      </w:r>
      <w:r>
        <w:rPr>
          <w:highlight w:val="none"/>
        </w:rPr>
      </w:r>
      <w:r/>
    </w:p>
    <w:p>
      <w:pPr>
        <w:pStyle w:val="903"/>
        <w:numPr>
          <w:ilvl w:val="0"/>
          <w:numId w:val="6"/>
        </w:numPr>
        <w:pBdr/>
        <w:spacing/>
        <w:ind/>
        <w:rPr/>
      </w:pPr>
      <w:r>
        <w:rPr>
          <w:highlight w:val="none"/>
        </w:rPr>
        <w:t xml:space="preserve">Pas d’ombre </w:t>
      </w:r>
      <w:r>
        <w:rPr>
          <w:highlight w:val="none"/>
        </w:rPr>
      </w:r>
      <w:r/>
    </w:p>
    <w:p>
      <w:pPr>
        <w:pBdr/>
        <w:shd w:val="nil" w:color="000000"/>
        <w:spacing/>
        <w:ind/>
        <w:rPr>
          <w:ins w:id="175" w:author=""/>
          <w:b w:val="0"/>
          <w:bCs w:val="0"/>
          <w:highlight w:val="none"/>
          <w:u w:val="none"/>
        </w:rPr>
      </w:pPr>
      <w:r>
        <w:rPr>
          <w:highlight w:val="none"/>
        </w:rPr>
        <w:t xml:space="preserve">Cette solution a donc été abandonnée, même s’il aurait été possible d’approximer de ombres en rajoutant des lumières ponctuelles à la surface des Rect Area Lights.</w:t>
      </w:r>
      <w:r>
        <w:rPr>
          <w:highlight w:val="none"/>
        </w:rPr>
        <w:br w:type="page" w:clear="all"/>
      </w:r>
      <w:r>
        <w:rPr>
          <w:highlight w:val="none"/>
        </w:rPr>
      </w:r>
      <w:ins w:id="176">
        <w:r>
          <w:rPr>
            <w:b w:val="0"/>
            <w:bCs w:val="0"/>
            <w:highlight w:val="none"/>
            <w:u w:val="none"/>
          </w:rPr>
        </w:r>
      </w:ins>
    </w:p>
    <w:p>
      <w:pPr>
        <w:pStyle w:val="843"/>
        <w:pBdr/>
        <w:spacing/>
        <w:ind/>
        <w:rPr>
          <w:ins w:id="177" w:author=""/>
          <w:highlight w:val="none"/>
        </w:rPr>
      </w:pPr>
      <w:ins w:id="178">
        <w:r/>
      </w:ins>
      <w:r>
        <w:t xml:space="preserve">2.2.2 Light Probe Volume</w:t>
      </w:r>
      <w:r/>
      <w:ins w:id="179">
        <w:r/>
      </w:ins>
      <w:ins w:id="180">
        <w:r/>
      </w:ins>
    </w:p>
    <w:p>
      <w:pPr>
        <w:pBdr/>
        <w:spacing/>
        <w:ind/>
        <w:rPr>
          <w:highlight w:val="none"/>
        </w:rPr>
      </w:pPr>
      <w:r>
        <w:rPr>
          <w:highlight w:val="none"/>
        </w:rPr>
        <w:t xml:space="preserve">Malgré une implémentation ardue, cette solution a été retenue pour plusieurs raisons :</w:t>
      </w:r>
      <w:r>
        <w:rPr>
          <w:highlight w:val="none"/>
        </w:rPr>
      </w:r>
      <w:r>
        <w:rPr>
          <w:highlight w:val="none"/>
        </w:rPr>
      </w:r>
    </w:p>
    <w:p>
      <w:pPr>
        <w:pStyle w:val="903"/>
        <w:numPr>
          <w:ilvl w:val="0"/>
          <w:numId w:val="7"/>
        </w:numPr>
        <w:pBdr/>
        <w:spacing/>
        <w:ind/>
        <w:rPr/>
      </w:pPr>
      <w:r>
        <w:rPr>
          <w:highlight w:val="none"/>
        </w:rPr>
        <w:t xml:space="preserve">Tourne sans soucis en temps réel</w:t>
      </w:r>
      <w:r>
        <w:rPr>
          <w:highlight w:val="none"/>
        </w:rPr>
      </w:r>
      <w:r/>
    </w:p>
    <w:p>
      <w:pPr>
        <w:pStyle w:val="903"/>
        <w:numPr>
          <w:ilvl w:val="0"/>
          <w:numId w:val="7"/>
        </w:numPr>
        <w:pBdr/>
        <w:spacing/>
        <w:ind/>
        <w:rPr/>
      </w:pPr>
      <w:r>
        <w:rPr>
          <w:highlight w:val="none"/>
        </w:rPr>
        <w:t xml:space="preserve">Permet des résultats réalistes</w:t>
      </w:r>
      <w:r>
        <w:rPr>
          <w:highlight w:val="none"/>
        </w:rPr>
      </w:r>
      <w:r/>
    </w:p>
    <w:p>
      <w:pPr>
        <w:pStyle w:val="903"/>
        <w:numPr>
          <w:ilvl w:val="0"/>
          <w:numId w:val="7"/>
        </w:numPr>
        <w:pBdr/>
        <w:spacing/>
        <w:ind/>
        <w:rPr/>
      </w:pPr>
      <w:r>
        <w:rPr>
          <w:highlight w:val="none"/>
        </w:rPr>
        <w:t xml:space="preserve">Plutôt simple à comprendre</w:t>
      </w:r>
      <w:r>
        <w:rPr>
          <w:highlight w:val="none"/>
        </w:rPr>
      </w:r>
      <w:r/>
    </w:p>
    <w:p>
      <w:pPr>
        <w:pStyle w:val="903"/>
        <w:numPr>
          <w:ilvl w:val="0"/>
          <w:numId w:val="7"/>
        </w:numPr>
        <w:pBdr/>
        <w:spacing/>
        <w:ind/>
        <w:rPr/>
      </w:pPr>
      <w:r>
        <w:rPr>
          <w:highlight w:val="none"/>
        </w:rPr>
        <w:t xml:space="preserve">Permet de mettre à jour l’illumination reçue par des objets de la scène lorsqu’ils se déplacent (nécessaire car des animations seront rajoutées à HERA à l’avenir)</w:t>
      </w:r>
      <w:r>
        <w:rPr>
          <w:highlight w:val="none"/>
        </w:rPr>
      </w:r>
      <w:r/>
    </w:p>
    <w:p>
      <w:pPr>
        <w:pBdr/>
        <w:spacing/>
        <w:ind w:firstLine="0" w:left="0"/>
        <w:rPr>
          <w:ins w:id="181" w:author=""/>
          <w:highlight w:val="none"/>
        </w:rPr>
      </w:pPr>
      <w:ins w:id="182">
        <w:r>
          <w:rPr>
            <w:highlight w:val="none"/>
          </w:rPr>
          <w:t xml:space="preserve">Les principaux points faibles de cette solutions sont :</w:t>
        </w:r>
      </w:ins>
      <w:ins w:id="183">
        <w:r>
          <w:rPr>
            <w:highlight w:val="none"/>
          </w:rPr>
        </w:r>
      </w:ins>
    </w:p>
    <w:p>
      <w:pPr>
        <w:pStyle w:val="903"/>
        <w:numPr>
          <w:ilvl w:val="0"/>
          <w:numId w:val="8"/>
        </w:numPr>
        <w:pBdr/>
        <w:spacing/>
        <w:ind/>
        <w:rPr>
          <w:ins w:id="184" w:author=""/>
        </w:rPr>
      </w:pPr>
      <w:ins w:id="185">
        <w:r>
          <w:rPr>
            <w:highlight w:val="none"/>
          </w:rPr>
          <w:t xml:space="preserve">Pas de mise à jour des probes en temps réel (si un objet bouge, il sera illuminé correcte, mais n’illuminera pas correctement la scène)</w:t>
        </w:r>
      </w:ins>
      <w:ins w:id="186">
        <w:r>
          <w:rPr>
            <w:highlight w:val="none"/>
          </w:rPr>
        </w:r>
      </w:ins>
    </w:p>
    <w:p>
      <w:pPr>
        <w:pStyle w:val="903"/>
        <w:numPr>
          <w:ilvl w:val="0"/>
          <w:numId w:val="8"/>
        </w:numPr>
        <w:pBdr/>
        <w:spacing/>
        <w:ind/>
        <w:rPr>
          <w:ins w:id="187" w:author=""/>
        </w:rPr>
      </w:pPr>
      <w:ins w:id="188">
        <w:r>
          <w:rPr>
            <w:highlight w:val="none"/>
          </w:rPr>
          <w:t xml:space="preserve">Coût en stockage</w:t>
        </w:r>
      </w:ins>
      <w:ins w:id="189">
        <w:r>
          <w:rPr>
            <w:highlight w:val="none"/>
          </w:rPr>
        </w:r>
      </w:ins>
      <w:r>
        <w:rPr>
          <w:highlight w:val="none"/>
        </w:rPr>
      </w:r>
      <w:r>
        <w:rPr>
          <w:highlight w:val="none"/>
        </w:rPr>
      </w:r>
      <w:ins w:id="190">
        <w:r/>
      </w:ins>
    </w:p>
    <w:p>
      <w:pPr>
        <w:pBdr/>
        <w:spacing/>
        <w:ind/>
        <w:rPr>
          <w:ins w:id="191" w:author=""/>
          <w:highlight w:val="none"/>
        </w:rPr>
      </w:pPr>
      <w:ins w:id="192">
        <w:r>
          <w:rPr>
            <w:highlight w:val="none"/>
          </w:rPr>
          <w:t xml:space="preserve">L’idée est simple :</w:t>
        </w:r>
      </w:ins>
      <w:ins w:id="193">
        <w:r>
          <w:rPr>
            <w:highlight w:val="none"/>
          </w:rPr>
        </w:r>
      </w:ins>
      <w:r>
        <w:rPr>
          <w:highlight w:val="none"/>
        </w:rPr>
      </w:r>
      <w:r>
        <w:rPr>
          <w:highlight w:val="none"/>
        </w:rPr>
      </w:r>
      <w:ins w:id="194">
        <w:r>
          <w:rPr>
            <w:highlight w:val="none"/>
          </w:rPr>
        </w:r>
      </w:ins>
    </w:p>
    <w:p>
      <w:pPr>
        <w:pBdr/>
        <w:spacing/>
        <w:ind/>
        <w:rPr>
          <w:ins w:id="195" w:author=""/>
          <w:b/>
          <w:bCs/>
          <w:highlight w:val="none"/>
        </w:rPr>
      </w:pPr>
      <w:ins w:id="196">
        <w:r>
          <w:rPr>
            <w:highlight w:val="none"/>
          </w:rPr>
          <w:t xml:space="preserve">Il s’agit de placer des sondes, des </w:t>
        </w:r>
      </w:ins>
      <w:ins w:id="197">
        <w:r>
          <w:rPr>
            <w:b/>
            <w:bCs/>
            <w:highlight w:val="none"/>
          </w:rPr>
          <w:t xml:space="preserve">Light Probes</w:t>
        </w:r>
      </w:ins>
      <w:ins w:id="198">
        <w:r>
          <w:rPr>
            <w:b w:val="0"/>
            <w:bCs w:val="0"/>
            <w:highlight w:val="none"/>
          </w:rPr>
          <w:t xml:space="preserve">, permettant d’échantillonner la luminosité reçue en un point de l’espace.</w:t>
          <w:br/>
          <w:t xml:space="preserve">Une fois la luminosité bakée, on enregistre ces informations dans un outil mathémati</w:t>
        </w:r>
      </w:ins>
      <w:r>
        <w:rPr>
          <w:b w:val="0"/>
          <w:bCs w:val="0"/>
          <w:highlight w:val="none"/>
        </w:rPr>
        <w:t xml:space="preserve">que appelé </w:t>
      </w:r>
      <w:ins w:id="199">
        <w:r>
          <w:rPr>
            <w:b/>
            <w:bCs/>
            <w:highlight w:val="none"/>
          </w:rPr>
          <w:t xml:space="preserve">harmonique sphérique.</w:t>
        </w:r>
      </w:ins>
      <w:ins w:id="200">
        <w:r>
          <w:rPr>
            <w:b/>
            <w:bCs/>
            <w:highlight w:val="none"/>
          </w:rPr>
        </w:r>
      </w:ins>
    </w:p>
    <w:p>
      <w:pPr>
        <w:pBdr/>
        <w:spacing/>
        <w:ind/>
        <w:rPr>
          <w:ins w:id="201" w:author=""/>
          <w:b w:val="0"/>
          <w:bCs w:val="0"/>
          <w:highlight w:val="none"/>
        </w:rPr>
      </w:pPr>
      <w:ins w:id="202">
        <w:r>
          <w:rPr>
            <w:b w:val="0"/>
            <w:bCs w:val="0"/>
            <w:highlight w:val="none"/>
          </w:rPr>
          <w:t xml:space="preserve">Il s’agit d’une fonction sphérique qui pour une direction donnée, nous donne une valeur d’éclairage.</w:t>
          <w:br/>
          <w:t xml:space="preserve">La fonction est paramétrée par plusieurs coefficients : on peut avoir plus de précision avec plus de coefficients.</w:t>
          <w:br/>
          <w:t xml:space="preserve">Ici, nous utiliserons des harmoniques sphérique à 9 coefficients, chaque coefficient étant une couleur.</w:t>
        </w:r>
      </w:ins>
      <w:ins w:id="203">
        <w:r>
          <w:rPr>
            <w:b w:val="0"/>
            <w:bCs w:val="0"/>
            <w:highlight w:val="none"/>
          </w:rPr>
        </w:r>
      </w:ins>
    </w:p>
    <w:p>
      <w:pPr>
        <w:pBdr/>
        <w:spacing/>
        <w:ind/>
        <w:rPr>
          <w:ins w:id="204" w:author=""/>
          <w:b w:val="0"/>
          <w:bCs w:val="0"/>
          <w:highlight w:val="none"/>
        </w:rPr>
      </w:pPr>
      <w:ins w:id="205">
        <w:r>
          <w:rPr>
            <w:b w:val="0"/>
            <w:bCs w:val="0"/>
            <w:highlight w:val="none"/>
          </w:rPr>
          <w:t xml:space="preserve">Un Light Probe Volume (aussi appelé Irradiance Volume) est donc un volume discret qui en un point, permet d’évaluer la lumière reçue dans une certaine direction.</w:t>
          <w:br/>
          <w:t xml:space="preserve">Les probes sont placées dans une grille régulière.</w:t>
        </w:r>
      </w:ins>
      <w:ins w:id="206">
        <w:r>
          <w:rPr>
            <w:b w:val="0"/>
            <w:bCs w:val="0"/>
            <w:highlight w:val="none"/>
          </w:rPr>
        </w:r>
      </w:ins>
    </w:p>
    <w:p>
      <w:pPr>
        <w:pBdr/>
        <w:spacing/>
        <w:ind/>
        <w:jc w:val="center"/>
        <w:rPr>
          <w:ins w:id="207" w:author=""/>
          <w:b w:val="0"/>
          <w:bCs w:val="0"/>
          <w:highlight w:val="none"/>
        </w:rPr>
      </w:pPr>
      <w:ins w:id="208">
        <w:r>
          <w:rPr>
            <w:b w:val="0"/>
            <w:bCs w:val="0"/>
            <w:highlight w:val="none"/>
          </w:rPr>
        </w:r>
      </w:ins>
      <w:ins w:id="209">
        <w:r>
          <mc:AlternateContent>
            <mc:Choice Requires="wpg">
              <w:drawing>
                <wp:inline xmlns:wp="http://schemas.openxmlformats.org/drawingml/2006/wordprocessingDrawing" distT="0" distB="0" distL="0" distR="0">
                  <wp:extent cx="2895743" cy="288655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41364" name=""/>
                          <pic:cNvPicPr>
                            <a:picLocks noChangeAspect="1"/>
                          </pic:cNvPicPr>
                          <pic:nvPr/>
                        </pic:nvPicPr>
                        <pic:blipFill>
                          <a:blip r:embed="rId24"/>
                          <a:stretch/>
                        </pic:blipFill>
                        <pic:spPr bwMode="auto">
                          <a:xfrm flipH="0" flipV="0">
                            <a:off x="0" y="0"/>
                            <a:ext cx="2895743" cy="2886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28.01pt;height:227.29pt;mso-wrap-distance-left:0.00pt;mso-wrap-distance-top:0.00pt;mso-wrap-distance-right:0.00pt;mso-wrap-distance-bottom:0.00pt;z-index:1;" stroked="false">
                  <v:imagedata r:id="rId24" o:title=""/>
                  <o:lock v:ext="edit" rotation="t"/>
                </v:shape>
              </w:pict>
            </mc:Fallback>
          </mc:AlternateContent>
        </w:r>
      </w:ins>
      <w:r>
        <w:rPr>
          <w:b w:val="0"/>
          <w:bCs w:val="0"/>
          <w:highlight w:val="none"/>
        </w:rPr>
      </w:r>
      <w:ins w:id="210">
        <w:r>
          <w:rPr>
            <w:b w:val="0"/>
            <w:bCs w:val="0"/>
            <w:highlight w:val="none"/>
          </w:rPr>
        </w:r>
      </w:ins>
    </w:p>
    <w:p>
      <w:pPr>
        <w:pStyle w:val="879"/>
        <w:pBdr/>
        <w:spacing/>
        <w:ind/>
        <w:jc w:val="center"/>
        <w:rPr>
          <w:ins w:id="211" w:author=""/>
        </w:rPr>
      </w:pPr>
      <w:ins w:id="212">
        <w:r/>
      </w:ins>
      <w:bookmarkStart w:id="15" w:name="_Toc10"/>
      <w:ins w:id="213">
        <w:r>
          <w:t xml:space="preserve">Figure </w:t>
        </w:r>
      </w:ins>
      <w:ins w:id="214">
        <w:r>
          <w:fldChar w:fldCharType="begin"/>
          <w:instrText xml:space="preserve"> SEQ Figure \* Arabic </w:instrText>
          <w:fldChar w:fldCharType="separate"/>
        </w:r>
      </w:ins>
      <w:ins w:id="215">
        <w:r>
          <w:t xml:space="preserve">10</w:t>
        </w:r>
      </w:ins>
      <w:r>
        <w:fldChar w:fldCharType="end"/>
      </w:r>
      <w:ins w:id="216">
        <w:r>
          <w:t xml:space="preserve"> : Grille régulière de probes </w:t>
        </w:r>
      </w:ins>
      <w:bookmarkEnd w:id="15"/>
      <w:ins w:id="217">
        <w:r/>
      </w:ins>
      <w:ins w:id="218">
        <w:r/>
      </w:ins>
    </w:p>
    <w:p>
      <w:pPr>
        <w:pBdr/>
        <w:shd w:val="nil"/>
        <w:spacing/>
        <w:ind/>
        <w:rPr>
          <w:ins w:id="219" w:author=""/>
        </w:rPr>
      </w:pPr>
      <w:ins w:id="220">
        <w:r>
          <w:br w:type="page" w:clear="all"/>
        </w:r>
      </w:ins>
      <w:ins w:id="221">
        <w:r/>
      </w:ins>
      <w:r/>
      <w:r/>
      <w:ins w:id="222">
        <w:r/>
      </w:ins>
    </w:p>
    <w:p>
      <w:pPr>
        <w:pStyle w:val="844"/>
        <w:pBdr/>
        <w:spacing/>
        <w:ind/>
        <w:rPr>
          <w:ins w:id="223" w:author=""/>
          <w:highlight w:val="none"/>
          <w14:ligatures w14:val="none"/>
        </w:rPr>
      </w:pPr>
      <w:ins w:id="224">
        <w:r/>
      </w:ins>
      <w:ins w:id="225">
        <w:r>
          <w:rPr>
            <w:highlight w:val="none"/>
          </w:rPr>
          <w:t xml:space="preserve">2.2.2.1 Baking</w:t>
        </w:r>
      </w:ins>
      <w:ins w:id="226">
        <w:r/>
      </w:ins>
      <w:ins w:id="227">
        <w:r>
          <w:rPr>
            <w:highlight w:val="none"/>
          </w:rPr>
        </w:r>
      </w:ins>
    </w:p>
    <w:p>
      <w:pPr>
        <w:pBdr/>
        <w:spacing/>
        <w:ind/>
        <w:rPr>
          <w:ins w:id="228" w:author=""/>
        </w:rPr>
      </w:pPr>
      <w:ins w:id="229">
        <w:r>
          <w:t xml:space="preserve">Nous utilisons la librairie de Jean-Claude Iehl gKit afin de pouvoir baker les probes.</w:t>
        </w:r>
      </w:ins>
      <w:ins w:id="230">
        <w:r/>
      </w:ins>
    </w:p>
    <w:p>
      <w:pPr>
        <w:pBdr/>
        <w:spacing/>
        <w:ind/>
        <w:rPr>
          <w:ins w:id="231" w:author=""/>
          <w:highlight w:val="none"/>
        </w:rPr>
      </w:pPr>
      <w:ins w:id="232">
        <w:r>
          <w:t xml:space="preserve">Pour chaque probe, on calcule la lumière directe et indirecte reçue.</w:t>
        </w:r>
      </w:ins>
      <w:ins w:id="233">
        <w:r/>
      </w:ins>
    </w:p>
    <w:p>
      <w:pPr>
        <w:pBdr/>
        <w:spacing/>
        <w:ind/>
        <w:rPr>
          <w:ins w:id="234" w:author=""/>
          <w:b w:val="0"/>
          <w:bCs w:val="0"/>
          <w:highlight w:val="none"/>
        </w:rPr>
      </w:pPr>
      <w:ins w:id="235">
        <w:r>
          <w:rPr>
            <w:highlight w:val="none"/>
          </w:rPr>
          <w:t xml:space="preserve">Pour l’illumination </w:t>
        </w:r>
      </w:ins>
      <w:ins w:id="236">
        <w:r>
          <w:rPr>
            <w:b/>
            <w:bCs/>
            <w:highlight w:val="none"/>
          </w:rPr>
          <w:t xml:space="preserve">directe</w:t>
        </w:r>
      </w:ins>
      <w:ins w:id="237">
        <w:r>
          <w:rPr>
            <w:b w:val="0"/>
            <w:bCs w:val="0"/>
            <w:highlight w:val="none"/>
          </w:rPr>
          <w:t xml:space="preserve">, on lance des rayons de manière aléatoire sur les sources de lumières de la scène. Le poids de ces sources est fixé en fonction de leur taille et de leur puissance.</w:t>
        </w:r>
      </w:ins>
      <w:ins w:id="238">
        <w:r>
          <w:rPr>
            <w:b w:val="0"/>
            <w:bCs w:val="0"/>
          </w:rPr>
        </w:r>
      </w:ins>
    </w:p>
    <w:p>
      <w:pPr>
        <w:pBdr/>
        <w:spacing/>
        <w:ind/>
        <w:rPr>
          <w:ins w:id="239" w:author=""/>
          <w:b w:val="0"/>
          <w:bCs w:val="0"/>
        </w:rPr>
      </w:pPr>
      <w:ins w:id="240">
        <w:r>
          <w:rPr>
            <w:b w:val="0"/>
            <w:bCs w:val="0"/>
            <w:highlight w:val="none"/>
          </w:rPr>
          <w:t xml:space="preserve">Pour l’illumination </w:t>
        </w:r>
      </w:ins>
      <w:ins w:id="241">
        <w:r>
          <w:rPr>
            <w:b/>
            <w:bCs/>
            <w:highlight w:val="none"/>
          </w:rPr>
          <w:t xml:space="preserve">indirecte</w:t>
        </w:r>
      </w:ins>
      <w:ins w:id="242">
        <w:r>
          <w:rPr>
            <w:b w:val="0"/>
            <w:bCs w:val="0"/>
            <w:highlight w:val="none"/>
          </w:rPr>
          <w:t xml:space="preserve">, on lance des rayons autour de la sphère de façon régulière, autour d’une « spirale de Fibonacci ». Cela permet de couvrir correctement toutes les directions.</w:t>
          <w:br/>
          <w:t xml:space="preserve">Afin d’éviter un biais, on rajouter un offset aléatoire pour chaque probe pour éviter d’avoir le même sampling pour chaque probe.</w:t>
        </w:r>
      </w:ins>
      <w:ins w:id="243">
        <w:r>
          <w:rPr>
            <w:b w:val="0"/>
            <w:bCs w:val="0"/>
          </w:rPr>
        </w:r>
      </w:ins>
    </w:p>
    <w:p>
      <w:pPr>
        <w:pBdr/>
        <w:spacing/>
        <w:ind/>
        <w:jc w:val="center"/>
        <w:rPr>
          <w:ins w:id="244" w:author=""/>
          <w:highlight w:val="none"/>
        </w:rPr>
      </w:pPr>
      <w:ins w:id="245">
        <w:r/>
      </w:ins>
      <w:ins w:id="246">
        <w:r/>
      </w:ins>
      <w:r/>
      <w:ins w:id="247">
        <w:r>
          <mc:AlternateContent>
            <mc:Choice Requires="wpg">
              <w:drawing>
                <wp:inline xmlns:wp="http://schemas.openxmlformats.org/drawingml/2006/wordprocessingDrawing" distT="0" distB="0" distL="0" distR="0">
                  <wp:extent cx="4657725" cy="2314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25"/>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6.75pt;height:182.25pt;mso-wrap-distance-left:0.00pt;mso-wrap-distance-top:0.00pt;mso-wrap-distance-right:0.00pt;mso-wrap-distance-bottom:0.00pt;z-index:1;" stroked="false">
                  <v:imagedata r:id="rId25" o:title=""/>
                  <o:lock v:ext="edit" rotation="t"/>
                </v:shape>
              </w:pict>
            </mc:Fallback>
          </mc:AlternateContent>
        </w:r>
      </w:ins>
      <w:r/>
      <w:ins w:id="248">
        <w:r/>
      </w:ins>
    </w:p>
    <w:p>
      <w:pPr>
        <w:pStyle w:val="879"/>
        <w:pBdr/>
        <w:spacing/>
        <w:ind/>
        <w:jc w:val="center"/>
        <w:rPr>
          <w:ins w:id="249" w:author=""/>
          <w:vertAlign w:val="superscript"/>
        </w:rPr>
      </w:pPr>
      <w:ins w:id="250">
        <w:r/>
      </w:ins>
      <w:bookmarkStart w:id="16" w:name="_Toc11"/>
      <w:ins w:id="251">
        <w:r>
          <w:t xml:space="preserve">Figure </w:t>
        </w:r>
      </w:ins>
      <w:ins w:id="252">
        <w:r>
          <w:fldChar w:fldCharType="begin"/>
          <w:instrText xml:space="preserve"> SEQ Figure \* Arabic </w:instrText>
          <w:fldChar w:fldCharType="separate"/>
        </w:r>
      </w:ins>
      <w:ins w:id="253">
        <w:r>
          <w:t xml:space="preserve">11</w:t>
        </w:r>
      </w:ins>
      <w:r>
        <w:fldChar w:fldCharType="end"/>
      </w:r>
      <w:ins w:id="254">
        <w:r>
          <w:t xml:space="preserve"> : Spirale de Fibonacci </w:t>
        </w:r>
      </w:ins>
      <w:ins w:id="255">
        <w:r>
          <w:rPr>
            <w:vertAlign w:val="superscript"/>
          </w:rPr>
        </w:r>
      </w:ins>
      <w:hyperlink w:tooltip="#Fibonacci" w:anchor="Fibonacci" w:history="1">
        <w:r>
          <w:rPr>
            <w:rStyle w:val="886"/>
            <w:vertAlign w:val="superscript"/>
          </w:rPr>
          <w:t xml:space="preserve">1</w:t>
        </w:r>
      </w:hyperlink>
      <w:r>
        <w:rPr>
          <w:vertAlign w:val="superscript"/>
        </w:rPr>
      </w:r>
      <w:bookmarkEnd w:id="16"/>
      <w:ins w:id="256">
        <w:r/>
      </w:ins>
      <w:ins w:id="257">
        <w:r>
          <w:rPr>
            <w:vertAlign w:val="superscript"/>
          </w:rPr>
        </w:r>
      </w:ins>
    </w:p>
    <w:p>
      <w:pPr>
        <w:pBdr/>
        <w:spacing/>
        <w:ind/>
        <w:rPr>
          <w:ins w:id="258" w:author=""/>
          <w:b w:val="0"/>
          <w:bCs w:val="0"/>
          <w:i w:val="0"/>
        </w:rPr>
      </w:pPr>
      <w:ins w:id="259">
        <w:r>
          <w:rPr>
            <w:i w:val="0"/>
            <w:iCs w:val="0"/>
          </w:rPr>
          <w:t xml:space="preserve">Un premier problème lié au placement des probes : certaines probes vont tomber dans la géométrie. </w:t>
          <w:br/>
          <w:t xml:space="preserve">Les rayons ne pourront donc pas atteindre et les lumières : cette probe est donc </w:t>
        </w:r>
      </w:ins>
      <w:ins w:id="260">
        <w:r>
          <w:rPr>
            <w:b/>
            <w:bCs/>
            <w:i w:val="0"/>
            <w:iCs w:val="0"/>
          </w:rPr>
          <w:t xml:space="preserve">invalide</w:t>
        </w:r>
      </w:ins>
      <w:ins w:id="261">
        <w:r>
          <w:rPr>
            <w:b w:val="0"/>
            <w:bCs w:val="0"/>
            <w:i w:val="0"/>
            <w:iCs w:val="0"/>
          </w:rPr>
          <w:t xml:space="preserve">.</w:t>
          <w:br/>
          <w:t xml:space="preserve">On va essayer de trouver le chemin le plus court pour sortir de la géométrie.</w:t>
          <w:br/>
          <w:t xml:space="preserve">On profite pour cela des rayons lancés pendant le calcul de l’éclairage indirect : on sauvegarde le chemin le plus court, et on s’y déplace, pour ensuite recalculer une nouvelle fois. (figure 12)</w:t>
        </w:r>
      </w:ins>
      <w:ins w:id="262">
        <w:r>
          <w:rPr>
            <w:b w:val="0"/>
            <w:bCs w:val="0"/>
            <w:i w:val="0"/>
            <w:highlight w:val="none"/>
          </w:rPr>
        </w:r>
      </w:ins>
    </w:p>
    <w:p>
      <w:pPr>
        <w:pBdr/>
        <w:spacing/>
        <w:ind/>
        <w:jc w:val="center"/>
        <w:rPr>
          <w:ins w:id="263" w:author=""/>
          <w:b w:val="0"/>
          <w:bCs w:val="0"/>
          <w:i w:val="0"/>
          <w:highlight w:val="none"/>
        </w:rPr>
      </w:pPr>
      <w:r>
        <w:rPr>
          <w:b w:val="0"/>
          <w:bCs w:val="0"/>
          <w:i w:val="0"/>
          <w:iCs w:val="0"/>
        </w:rPr>
      </w:r>
      <w:ins w:id="264">
        <w:r>
          <w:rPr>
            <w:rFonts w:ascii="Times New Roman" w:hAnsi="Times New Roman" w:eastAsia="Times New Roman" w:cs="Times New Roman"/>
            <w:color w:val="000000"/>
            <w:sz w:val="24"/>
          </w:rPr>
          <w:t xml:space="preserve"> </w:t>
        </w:r>
      </w:ins>
      <w:ins w:id="265">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26"/>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3.75pt;height:185.25pt;mso-wrap-distance-left:0.00pt;mso-wrap-distance-top:0.00pt;mso-wrap-distance-right:0.00pt;mso-wrap-distance-bottom:0.00pt;z-index:1;" stroked="false">
                  <v:imagedata r:id="rId26" o:title=""/>
                  <o:lock v:ext="edit" rotation="t"/>
                </v:shape>
              </w:pict>
            </mc:Fallback>
          </mc:AlternateContent>
        </w:r>
      </w:ins>
      <w:r>
        <w:rPr>
          <w:rFonts w:ascii="Times New Roman" w:hAnsi="Times New Roman" w:eastAsia="Times New Roman" w:cs="Times New Roman"/>
          <w:color w:val="000000"/>
          <w:sz w:val="24"/>
        </w:rPr>
      </w:r>
      <w:r>
        <w:rPr>
          <w:b w:val="0"/>
          <w:bCs w:val="0"/>
          <w:i w:val="0"/>
          <w:iCs w:val="0"/>
        </w:rPr>
      </w:r>
      <w:ins w:id="266">
        <w:r>
          <w:rPr>
            <w:rFonts w:ascii="Times New Roman" w:hAnsi="Times New Roman" w:eastAsia="Times New Roman" w:cs="Times New Roman"/>
            <w:color w:val="000000"/>
            <w:sz w:val="24"/>
          </w:rPr>
        </w:r>
      </w:ins>
      <w:ins w:id="267">
        <w:r>
          <w:rPr>
            <w:rFonts w:ascii="Times New Roman" w:hAnsi="Times New Roman" w:eastAsia="Times New Roman" w:cs="Times New Roman"/>
            <w:color w:val="000000"/>
            <w:sz w:val="24"/>
          </w:rPr>
        </w:r>
      </w:ins>
      <w:ins w:id="268">
        <w:r>
          <w:rPr>
            <w:rFonts w:ascii="Times New Roman" w:hAnsi="Times New Roman" w:eastAsia="Times New Roman" w:cs="Times New Roman"/>
            <w:color w:val="000000"/>
            <w:sz w:val="24"/>
          </w:rPr>
        </w:r>
      </w:ins>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r>
      <w:ins w:id="269">
        <w:r/>
      </w:ins>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ins w:id="270">
        <w:r/>
      </w:ins>
    </w:p>
    <w:p>
      <w:pPr>
        <w:pStyle w:val="879"/>
        <w:pBdr/>
        <w:spacing/>
        <w:ind/>
        <w:jc w:val="center"/>
        <w:rPr>
          <w:ins w:id="271" w:author=""/>
        </w:rPr>
      </w:pPr>
      <w:ins w:id="272">
        <w:r/>
      </w:ins>
      <w:bookmarkStart w:id="17" w:name="_Toc12"/>
      <w:ins w:id="273">
        <w:r>
          <w:t xml:space="preserve">Figure </w:t>
        </w:r>
      </w:ins>
      <w:ins w:id="274">
        <w:r>
          <w:fldChar w:fldCharType="begin"/>
          <w:instrText xml:space="preserve"> SEQ Figure \* Arabic </w:instrText>
          <w:fldChar w:fldCharType="separate"/>
        </w:r>
      </w:ins>
      <w:ins w:id="275">
        <w:r>
          <w:t xml:space="preserve">12</w:t>
        </w:r>
      </w:ins>
      <w:r>
        <w:fldChar w:fldCharType="end"/>
      </w:r>
      <w:ins w:id="276">
        <w:r>
          <w:t xml:space="preserve"> : Déplacement des probes invalides </w:t>
        </w:r>
      </w:ins>
      <w:bookmarkEnd w:id="17"/>
      <w:ins w:id="277">
        <w:r/>
      </w:ins>
      <w:ins w:id="278">
        <w:r/>
      </w:ins>
    </w:p>
    <w:p>
      <w:pPr>
        <w:pBdr/>
        <w:spacing/>
        <w:ind/>
        <w:rPr>
          <w:ins w:id="279" w:author=""/>
          <w:vertAlign w:val="superscript"/>
        </w:rPr>
      </w:pPr>
      <w:ins w:id="280">
        <w:r>
          <w:t xml:space="preserve">On calcule un score d’invalidité : chaque rayon qui touche une </w:t>
        </w:r>
      </w:ins>
      <w:ins w:id="281">
        <w:r>
          <w:t xml:space="preserve">backface augmente ce score.</w:t>
        </w:r>
      </w:ins>
      <w:ins w:id="282">
        <w:r>
          <w:rPr>
            <w:vertAlign w:val="superscript"/>
          </w:rPr>
        </w:r>
      </w:ins>
      <w:hyperlink w:tooltip="#Unity" w:anchor="Unity" w:history="1">
        <w:r>
          <w:rPr>
            <w:rStyle w:val="886"/>
            <w:vertAlign w:val="superscript"/>
          </w:rPr>
          <w:t xml:space="preserve">2</w:t>
        </w:r>
      </w:hyperlink>
      <w:r>
        <w:rPr>
          <w:vertAlign w:val="superscript"/>
        </w:rPr>
      </w:r>
      <w:ins w:id="283">
        <w:r>
          <w:rPr>
            <w:vertAlign w:val="superscript"/>
          </w:rPr>
        </w:r>
      </w:ins>
    </w:p>
    <w:p>
      <w:pPr>
        <w:pBdr/>
        <w:spacing/>
        <w:ind/>
        <w:rPr>
          <w:ins w:id="284" w:author=""/>
          <w:highlight w:val="none"/>
        </w:rPr>
      </w:pPr>
      <w:r>
        <w:t xml:space="preserve">Ce score nous sert un tout petit peu plus tard : si jamais on ne réussit pas à sortir de la géométrie (si on est entre deux objets), on remplit cette probe avec les données des probes valides voisines. </w:t>
      </w:r>
      <w:r/>
      <w:ins w:id="285">
        <w:r/>
      </w:ins>
    </w:p>
    <w:p>
      <w:pPr>
        <w:pBdr/>
        <w:spacing/>
        <w:ind/>
        <w:jc w:val="center"/>
        <w:rPr>
          <w:ins w:id="286" w:author=""/>
        </w:rPr>
      </w:pPr>
      <w:ins w:id="287">
        <w:r>
          <w:rPr>
            <w:highlight w:val="none"/>
          </w:rPr>
        </w:r>
      </w:ins>
      <w:ins w:id="288">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27"/>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01.25pt;height:100.50pt;mso-wrap-distance-left:0.00pt;mso-wrap-distance-top:0.00pt;mso-wrap-distance-right:0.00pt;mso-wrap-distance-bottom:0.00pt;z-index:1;" stroked="false">
                  <v:imagedata r:id="rId27" o:title=""/>
                  <o:lock v:ext="edit" rotation="t"/>
                </v:shape>
              </w:pict>
            </mc:Fallback>
          </mc:AlternateContent>
        </w:r>
      </w:ins>
      <w:r>
        <w:rPr>
          <w:highlight w:val="none"/>
        </w:rPr>
      </w:r>
      <w:ins w:id="289">
        <w:r>
          <w:rPr>
            <w:highlight w:val="none"/>
          </w:rPr>
        </w:r>
      </w:ins>
    </w:p>
    <w:p>
      <w:pPr>
        <w:pStyle w:val="879"/>
        <w:pBdr/>
        <w:spacing/>
        <w:ind/>
        <w:jc w:val="center"/>
        <w:rPr>
          <w:ins w:id="290" w:author=""/>
        </w:rPr>
      </w:pPr>
      <w:ins w:id="291">
        <w:r/>
      </w:ins>
      <w:bookmarkStart w:id="18" w:name="_Toc13"/>
      <w:ins w:id="292">
        <w:r>
          <w:t xml:space="preserve">Figure </w:t>
        </w:r>
      </w:ins>
      <w:ins w:id="293">
        <w:r>
          <w:fldChar w:fldCharType="begin"/>
          <w:instrText xml:space="preserve"> SEQ Figure \* Arabic </w:instrText>
          <w:fldChar w:fldCharType="separate"/>
        </w:r>
      </w:ins>
      <w:ins w:id="294">
        <w:r>
          <w:t xml:space="preserve">13</w:t>
        </w:r>
      </w:ins>
      <w:r>
        <w:fldChar w:fldCharType="end"/>
      </w:r>
      <w:ins w:id="295">
        <w:r>
          <w:t xml:space="preserve"> : Dilatation </w:t>
        </w:r>
      </w:ins>
      <w:bookmarkEnd w:id="18"/>
      <w:ins w:id="296">
        <w:r/>
      </w:ins>
      <w:ins w:id="297">
        <w:r/>
      </w:ins>
    </w:p>
    <w:p>
      <w:pPr>
        <w:pBdr/>
        <w:spacing/>
        <w:ind/>
        <w:rPr>
          <w:ins w:id="298" w:author=""/>
          <w:bCs w:val="0"/>
          <w:i w:val="0"/>
          <w:highlight w:val="none"/>
        </w:rPr>
      </w:pPr>
      <w:ins w:id="299">
        <w:r>
          <w:rPr>
            <w:i w:val="0"/>
            <w:iCs w:val="0"/>
            <w:highlight w:val="none"/>
          </w:rPr>
          <w:t xml:space="preserve">Ensuite, dernier problème mais pas des moindres : il faut gérer les occultations !</w:t>
          <w:br/>
          <w:t xml:space="preserve">En effet, dans ce cas (figure 14) on veut sampler les probes de droite, mais pas celles de gauches car elles sont derrière un mur.</w:t>
        </w:r>
      </w:ins>
      <w:r>
        <w:rPr>
          <w:i w:val="0"/>
          <w:iCs w:val="0"/>
          <w:highlight w:val="none"/>
        </w:rPr>
      </w:r>
      <w:ins w:id="300">
        <w:r>
          <w:rPr>
            <w:bCs w:val="0"/>
            <w:i w:val="0"/>
            <w:highlight w:val="none"/>
          </w:rPr>
        </w:r>
      </w:ins>
    </w:p>
    <w:p>
      <w:pPr>
        <w:pBdr/>
        <w:spacing/>
        <w:ind/>
        <w:jc w:val="center"/>
        <w:rPr>
          <w:ins w:id="301" w:author=""/>
          <w:bCs w:val="0"/>
          <w:i w:val="0"/>
          <w:highlight w:val="none"/>
        </w:rPr>
      </w:pPr>
      <w:ins w:id="302">
        <w:r>
          <w:rPr>
            <w:i w:val="0"/>
            <w:iCs w:val="0"/>
            <w:highlight w:val="none"/>
          </w:rPr>
        </w:r>
      </w:ins>
      <w:ins w:id="303">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28"/>
                          <a:stretch/>
                        </pic:blipFill>
                        <pic:spPr bwMode="auto">
                          <a:xfrm>
                            <a:off x="0" y="0"/>
                            <a:ext cx="2324099"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83.00pt;height:162.75pt;mso-wrap-distance-left:0.00pt;mso-wrap-distance-top:0.00pt;mso-wrap-distance-right:0.00pt;mso-wrap-distance-bottom:0.00pt;z-index:1;" stroked="false">
                  <v:imagedata r:id="rId28" o:title=""/>
                  <o:lock v:ext="edit" rotation="t"/>
                </v:shape>
              </w:pict>
            </mc:Fallback>
          </mc:AlternateContent>
        </w:r>
      </w:ins>
      <w:r>
        <w:rPr>
          <w:i w:val="0"/>
          <w:iCs w:val="0"/>
          <w:highlight w:val="none"/>
        </w:rPr>
      </w:r>
      <w:ins w:id="304">
        <w:r>
          <w:rPr>
            <w:i w:val="0"/>
            <w:iCs w:val="0"/>
            <w:highlight w:val="none"/>
          </w:rPr>
        </w:r>
      </w:ins>
    </w:p>
    <w:p>
      <w:pPr>
        <w:pStyle w:val="879"/>
        <w:pBdr/>
        <w:spacing/>
        <w:ind/>
        <w:jc w:val="center"/>
        <w:rPr>
          <w:ins w:id="305" w:author=""/>
        </w:rPr>
      </w:pPr>
      <w:ins w:id="306">
        <w:r/>
      </w:ins>
      <w:bookmarkStart w:id="19" w:name="_Toc14"/>
      <w:ins w:id="307">
        <w:r>
          <w:t xml:space="preserve">Figure </w:t>
        </w:r>
      </w:ins>
      <w:ins w:id="308">
        <w:r>
          <w:fldChar w:fldCharType="begin"/>
          <w:instrText xml:space="preserve"> SEQ Figure \* Arabic </w:instrText>
          <w:fldChar w:fldCharType="separate"/>
        </w:r>
      </w:ins>
      <w:ins w:id="309">
        <w:r>
          <w:t xml:space="preserve">14</w:t>
        </w:r>
      </w:ins>
      <w:r>
        <w:fldChar w:fldCharType="end"/>
      </w:r>
      <w:ins w:id="310">
        <w:r>
          <w:t xml:space="preserve"> : Occultation des probes </w:t>
        </w:r>
      </w:ins>
      <w:bookmarkEnd w:id="19"/>
      <w:ins w:id="311">
        <w:r/>
      </w:ins>
      <w:ins w:id="312">
        <w:r/>
      </w:ins>
    </w:p>
    <w:p>
      <w:pPr>
        <w:pBdr/>
        <w:spacing/>
        <w:ind/>
        <w:rPr>
          <w:ins w:id="313" w:author=""/>
          <w:highlight w:val="none"/>
        </w:rPr>
      </w:pPr>
      <w:ins w:id="314">
        <w:r>
          <w:t xml:space="preserve">Pour avoir cette information, il n’y a pas mille solutions... Chaque probe a besoin d’une depth map !</w:t>
          <w:br/>
          <w:t xml:space="preserve">En effet, lors du sampling (qui sera détaillé plus tard), nous avons besoin de connaître la distance entre la probe et ses alentours, et cela dans chaque direction.</w:t>
        </w:r>
      </w:ins>
      <w:ins w:id="315">
        <w:r/>
      </w:ins>
    </w:p>
    <w:p>
      <w:pPr>
        <w:pBdr/>
        <w:spacing/>
        <w:ind/>
        <w:rPr>
          <w:ins w:id="316" w:author=""/>
          <w:highlight w:val="none"/>
          <w:vertAlign w:val="baseline"/>
        </w:rPr>
      </w:pPr>
      <w:ins w:id="317">
        <w:r>
          <w:rPr>
            <w:highlight w:val="none"/>
          </w:rPr>
          <w:t xml:space="preserve">Il faut donc enregistrer une nouvelle information sphérique, oui, mais pas dans des harmoniques sphériques.</w:t>
          <w:br/>
          <w:t xml:space="preserve">En effet, les différentes sources utilisées</w:t>
        </w:r>
      </w:ins>
      <w:ins w:id="318">
        <w:r>
          <w:rPr>
            <w:highlight w:val="none"/>
            <w:vertAlign w:val="superscript"/>
          </w:rPr>
        </w:r>
      </w:ins>
      <w:hyperlink w:tooltip="#Implem" w:anchor="Implem" w:history="1">
        <w:r>
          <w:rPr>
            <w:rStyle w:val="886"/>
            <w:highlight w:val="none"/>
            <w:vertAlign w:val="superscript"/>
          </w:rPr>
          <w:t xml:space="preserve">3</w:t>
        </w:r>
      </w:hyperlink>
      <w:r>
        <w:rPr>
          <w:highlight w:val="none"/>
          <w:vertAlign w:val="superscript"/>
        </w:rPr>
        <w:t xml:space="preserve">,</w:t>
      </w:r>
      <w:hyperlink w:tooltip="#Nvidia" w:anchor="Nvidia" w:history="1">
        <w:r>
          <w:rPr>
            <w:rStyle w:val="886"/>
            <w:highlight w:val="none"/>
            <w:vertAlign w:val="superscript"/>
          </w:rPr>
          <w:t xml:space="preserve">4</w:t>
        </w:r>
      </w:hyperlink>
      <w:r>
        <w:rPr>
          <w:highlight w:val="none"/>
          <w:vertAlign w:val="superscript"/>
        </w:rPr>
        <w:t xml:space="preserve"> </w:t>
      </w:r>
      <w:ins w:id="319">
        <w:r>
          <w:rPr>
            <w:highlight w:val="none"/>
            <w:vertAlign w:val="baseline"/>
          </w:rPr>
          <w:t xml:space="preserve">préfèrent utiliser des octmap. A l’usage, les harmoniques sphériques ne sont pas faites pour une information de profondeur.</w:t>
        </w:r>
      </w:ins>
      <w:ins w:id="320">
        <w:r>
          <w:rPr>
            <w:vertAlign w:val="baseline"/>
          </w:rPr>
        </w:r>
      </w:ins>
    </w:p>
    <w:p>
      <w:pPr>
        <w:pBdr/>
        <w:spacing/>
        <w:ind/>
        <w:rPr>
          <w:ins w:id="321" w:author=""/>
          <w:highlight w:val="none"/>
          <w:vertAlign w:val="baseline"/>
        </w:rPr>
      </w:pPr>
      <w:ins w:id="322">
        <w:r>
          <w:rPr>
            <w:highlight w:val="none"/>
            <w:vertAlign w:val="baseline"/>
          </w:rPr>
          <w:t xml:space="preserve">Simplifier une sphère en octaèdre permet facilement de l’enregistrer sur une texture 2D, ce qui aide grandement son enregistrement ainsi que son sampling. (figure 15)</w:t>
        </w:r>
      </w:ins>
      <w:ins w:id="323">
        <w:r>
          <w:rPr>
            <w:highlight w:val="none"/>
            <w:vertAlign w:val="baseline"/>
          </w:rPr>
        </w:r>
      </w:ins>
    </w:p>
    <w:p>
      <w:pPr>
        <w:pBdr/>
        <w:spacing/>
        <w:ind/>
        <w:rPr>
          <w:ins w:id="324" w:author=""/>
          <w:highlight w:val="none"/>
          <w:vertAlign w:val="baseline"/>
        </w:rPr>
      </w:pPr>
      <w:ins w:id="325">
        <w:r>
          <w:rPr>
            <w:highlight w:val="none"/>
            <w:vertAlign w:val="baseline"/>
          </w:rPr>
        </w:r>
      </w:ins>
      <w:ins w:id="326">
        <w:r>
          <w:rPr>
            <w:highlight w:val="none"/>
            <w:vertAlign w:val="baseline"/>
          </w:rPr>
        </w:r>
      </w:ins>
    </w:p>
    <w:p>
      <w:pPr>
        <w:pBdr/>
        <w:spacing/>
        <w:ind/>
        <w:jc w:val="center"/>
        <w:rPr>
          <w:ins w:id="327" w:author=""/>
          <w:vertAlign w:val="baseline"/>
        </w:rPr>
      </w:pPr>
      <w:ins w:id="328">
        <w:r>
          <w:rPr>
            <w:highlight w:val="none"/>
            <w:vertAlign w:val="baseline"/>
          </w:rPr>
        </w:r>
      </w:ins>
      <w:ins w:id="329">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4371975" cy="1619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29"/>
                          <a:stretch/>
                        </pic:blipFill>
                        <pic:spPr bwMode="auto">
                          <a:xfrm>
                            <a:off x="0" y="0"/>
                            <a:ext cx="4371975" cy="1619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4.25pt;height:127.50pt;mso-wrap-distance-left:0.00pt;mso-wrap-distance-top:0.00pt;mso-wrap-distance-right:0.00pt;mso-wrap-distance-bottom:0.00pt;z-index:1;" stroked="false">
                  <v:imagedata r:id="rId29" o:title=""/>
                  <o:lock v:ext="edit" rotation="t"/>
                </v:shape>
              </w:pict>
            </mc:Fallback>
          </mc:AlternateContent>
        </w:r>
      </w:ins>
      <w:r>
        <w:rPr>
          <w:highlight w:val="none"/>
          <w:vertAlign w:val="baseline"/>
        </w:rPr>
      </w:r>
      <w:ins w:id="330">
        <w:r>
          <w:rPr>
            <w:highlight w:val="none"/>
            <w:vertAlign w:val="baseline"/>
          </w:rPr>
        </w:r>
      </w:ins>
    </w:p>
    <w:p>
      <w:pPr>
        <w:pStyle w:val="879"/>
        <w:pBdr/>
        <w:spacing/>
        <w:ind/>
        <w:jc w:val="center"/>
        <w:rPr>
          <w:ins w:id="331" w:author=""/>
        </w:rPr>
      </w:pPr>
      <w:ins w:id="332">
        <w:r/>
      </w:ins>
      <w:bookmarkStart w:id="20" w:name="_Toc15"/>
      <w:ins w:id="333">
        <w:r>
          <w:t xml:space="preserve">Figure </w:t>
        </w:r>
      </w:ins>
      <w:ins w:id="334">
        <w:r>
          <w:fldChar w:fldCharType="begin"/>
          <w:instrText xml:space="preserve"> SEQ Figure \* Arabic </w:instrText>
          <w:fldChar w:fldCharType="separate"/>
        </w:r>
      </w:ins>
      <w:ins w:id="335">
        <w:r>
          <w:t xml:space="preserve">15</w:t>
        </w:r>
      </w:ins>
      <w:r>
        <w:fldChar w:fldCharType="end"/>
      </w:r>
      <w:ins w:id="336">
        <w:r>
          <w:t xml:space="preserve"> : Octahedral mapping </w:t>
        </w:r>
      </w:ins>
      <w:bookmarkEnd w:id="20"/>
      <w:ins w:id="337">
        <w:r/>
      </w:ins>
      <w:ins w:id="338">
        <w:r/>
      </w:ins>
    </w:p>
    <w:p>
      <w:pPr>
        <w:pBdr/>
        <w:spacing/>
        <w:ind/>
        <w:rPr>
          <w:ins w:id="339" w:author=""/>
          <w:bCs w:val="0"/>
          <w:i w:val="0"/>
          <w:highlight w:val="none"/>
        </w:rPr>
      </w:pPr>
      <w:r>
        <w:rPr>
          <w:i w:val="0"/>
          <w:iCs w:val="0"/>
          <w:highlight w:val="none"/>
        </w:rPr>
      </w:r>
      <w:r/>
      <w:r>
        <w:rPr>
          <w:i w:val="0"/>
          <w:iCs w:val="0"/>
          <w:highlight w:val="none"/>
        </w:rPr>
        <w:t xml:space="preserve">Pour ce qui est de générer des directions, c’est assez simple.</w:t>
        <w:br/>
        <w:t xml:space="preserve">Chaque point de l’octmap représente une direction. Lorsqu’on remplit la texture, on interpole entre les 3 directions du triangle dans lequel on se trouve.</w:t>
      </w:r>
      <w:ins w:id="340">
        <w:r>
          <w:rPr>
            <w:bCs w:val="0"/>
            <w:i w:val="0"/>
            <w:highlight w:val="none"/>
          </w:rPr>
        </w:r>
      </w:ins>
    </w:p>
    <w:p>
      <w:pPr>
        <w:pBdr/>
        <w:spacing/>
        <w:ind/>
        <w:jc w:val="center"/>
        <w:rPr>
          <w:ins w:id="341" w:author=""/>
          <w:bCs w:val="0"/>
          <w:i w:val="0"/>
          <w:highlight w:val="none"/>
        </w:rPr>
      </w:pPr>
      <w:ins w:id="342">
        <w:r>
          <w:rPr>
            <w:i w:val="0"/>
            <w:iCs w:val="0"/>
            <w:highlight w:val="none"/>
          </w:rPr>
        </w:r>
      </w:ins>
      <w:ins w:id="343">
        <w:r/>
      </w:ins>
      <w:r>
        <w:rPr>
          <w:i w:val="0"/>
          <w:iCs w:val="0"/>
          <w:highlight w:val="none"/>
        </w:rPr>
      </w:r>
      <w:ins w:id="344">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160655</wp:posOffset>
                  </wp:positionH>
                  <wp:positionV relativeFrom="paragraph">
                    <wp:posOffset>276225</wp:posOffset>
                  </wp:positionV>
                  <wp:extent cx="3257550" cy="2838450"/>
                  <wp:effectExtent l="0" t="0" r="0" b="0"/>
                  <wp:wrapSquare wrapText="bothSides"/>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720" name=""/>
                          <pic:cNvPicPr>
                            <a:picLocks noChangeAspect="1"/>
                          </pic:cNvPicPr>
                          <pic:nvPr/>
                        </pic:nvPicPr>
                        <pic:blipFill>
                          <a:blip r:embed="rId30"/>
                          <a:stretch/>
                        </pic:blipFill>
                        <pic:spPr bwMode="auto">
                          <a:xfrm>
                            <a:off x="0" y="0"/>
                            <a:ext cx="3257550" cy="2838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46080;o:allowoverlap:true;o:allowincell:true;mso-position-horizontal-relative:text;margin-left:12.65pt;mso-position-horizontal:absolute;mso-position-vertical-relative:text;margin-top:21.75pt;mso-position-vertical:absolute;width:256.50pt;height:223.50pt;mso-wrap-distance-left:9.07pt;mso-wrap-distance-top:0.00pt;mso-wrap-distance-right:9.07pt;mso-wrap-distance-bottom:0.00pt;z-index:1;" stroked="false">
                  <w10:wrap type="square"/>
                  <v:imagedata r:id="rId30" o:title=""/>
                  <o:lock v:ext="edit" rotation="t"/>
                </v:shape>
              </w:pict>
            </mc:Fallback>
          </mc:AlternateContent>
        </w:r>
      </w:ins>
      <w:r>
        <w:rPr>
          <w:i w:val="0"/>
          <w:iCs w:val="0"/>
          <w:highlight w:val="none"/>
        </w:rPr>
      </w:r>
      <w:ins w:id="345">
        <w:r/>
      </w:ins>
      <w:ins w:id="346">
        <w:r/>
      </w:ins>
      <w:ins w:id="347">
        <w:r/>
      </w:ins>
      <w:ins w:id="348">
        <w:r/>
      </w:ins>
      <w:ins w:id="349">
        <w:r/>
      </w:ins>
      <w:r/>
      <w:r/>
      <w:r/>
      <w:r/>
      <w:r>
        <w:rPr>
          <w:i w:val="0"/>
          <w:iCs w:val="0"/>
          <w:highlight w:val="none"/>
        </w:rPr>
      </w:r>
      <w:ins w:id="350">
        <w:r>
          <w:rPr>
            <w:i w:val="0"/>
            <w:iCs w:val="0"/>
            <w:highlight w:val="none"/>
          </w:rPr>
        </w:r>
      </w:ins>
    </w:p>
    <w:p>
      <w:pPr>
        <w:pStyle w:val="879"/>
        <w:pBdr/>
        <w:spacing/>
        <w:ind/>
        <w:jc w:val="center"/>
        <w:rPr>
          <w:ins w:id="351" w:author=""/>
        </w:rPr>
      </w:pPr>
      <w:ins w:id="352">
        <w:r>
          <w:rPr>
            <w:highlight w:val="none"/>
          </w:rPr>
        </w:r>
      </w:ins>
      <w:ins w:id="353">
        <w:r>
          <w:rPr>
            <w:highlight w:val="none"/>
          </w:rPr>
        </w:r>
      </w:ins>
    </w:p>
    <w:p>
      <w:pPr>
        <w:pStyle w:val="879"/>
        <w:pBdr/>
        <w:spacing/>
        <w:ind/>
        <w:jc w:val="center"/>
        <w:rPr>
          <w:ins w:id="354" w:author=""/>
          <w:highlight w:val="none"/>
        </w:rPr>
      </w:pPr>
      <w:ins w:id="355">
        <w:r>
          <w:rPr>
            <w:highlight w:val="none"/>
          </w:rPr>
        </w:r>
      </w:ins>
      <w:ins w:id="356">
        <w:r>
          <w:rPr>
            <w:highlight w:val="none"/>
          </w:rPr>
        </w:r>
      </w:ins>
    </w:p>
    <w:p>
      <w:pPr>
        <w:pStyle w:val="879"/>
        <w:pBdr/>
        <w:spacing/>
        <w:ind/>
        <w:jc w:val="center"/>
        <w:rPr>
          <w:ins w:id="357" w:author=""/>
          <w:highlight w:val="none"/>
        </w:rPr>
      </w:pPr>
      <w:ins w:id="358">
        <w:r>
          <w:rPr>
            <w:highlight w:val="none"/>
          </w:rPr>
        </w:r>
      </w:ins>
      <w:ins w:id="359">
        <w:r>
          <w:rPr>
            <w:highlight w:val="none"/>
          </w:rPr>
        </w:r>
      </w:ins>
    </w:p>
    <w:p>
      <w:pPr>
        <w:pStyle w:val="879"/>
        <w:pBdr/>
        <w:spacing/>
        <w:ind/>
        <w:jc w:val="center"/>
        <w:rPr>
          <w:ins w:id="360" w:author=""/>
          <w:highlight w:val="none"/>
        </w:rPr>
      </w:pPr>
      <w:ins w:id="361">
        <w:r>
          <w:rPr>
            <w:highlight w:val="none"/>
          </w:rPr>
        </w:r>
      </w:ins>
      <w:ins w:id="362">
        <w:r>
          <mc:AlternateContent>
            <mc:Choice Requires="wpg">
              <w:drawing>
                <wp:inline xmlns:wp="http://schemas.openxmlformats.org/drawingml/2006/wordprocessingDrawing" distT="0" distB="0" distL="0" distR="0">
                  <wp:extent cx="1352550" cy="13525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1"/>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06.50pt;height:106.50pt;mso-wrap-distance-left:0.00pt;mso-wrap-distance-top:0.00pt;mso-wrap-distance-right:0.00pt;mso-wrap-distance-bottom:0.00pt;z-index:1;" stroked="false">
                  <v:imagedata r:id="rId31" o:title=""/>
                  <o:lock v:ext="edit" rotation="t"/>
                </v:shape>
              </w:pict>
            </mc:Fallback>
          </mc:AlternateContent>
        </w:r>
      </w:ins>
      <w:r>
        <w:rPr>
          <w:highlight w:val="none"/>
        </w:rPr>
      </w:r>
      <w:ins w:id="363">
        <w:r>
          <w:rPr>
            <w:highlight w:val="none"/>
          </w:rPr>
        </w:r>
      </w:ins>
    </w:p>
    <w:p>
      <w:pPr>
        <w:pStyle w:val="879"/>
        <w:pBdr/>
        <w:spacing/>
        <w:ind/>
        <w:jc w:val="center"/>
        <w:rPr>
          <w:ins w:id="364" w:author=""/>
        </w:rPr>
      </w:pPr>
      <w:ins w:id="365">
        <w:r/>
      </w:ins>
      <w:bookmarkStart w:id="21" w:name="_Toc16"/>
      <w:ins w:id="366">
        <w:r>
          <w:t xml:space="preserve">Figure </w:t>
        </w:r>
      </w:ins>
      <w:ins w:id="367">
        <w:r>
          <w:fldChar w:fldCharType="begin"/>
          <w:instrText xml:space="preserve"> SEQ Figure \* Arabic </w:instrText>
          <w:fldChar w:fldCharType="separate"/>
        </w:r>
      </w:ins>
      <w:ins w:id="368">
        <w:r>
          <w:t xml:space="preserve">16</w:t>
        </w:r>
      </w:ins>
      <w:r>
        <w:fldChar w:fldCharType="end"/>
      </w:r>
      <w:ins w:id="369">
        <w:r>
          <w:t xml:space="preserve"> : Exemple d'octmap </w:t>
        </w:r>
      </w:ins>
      <w:bookmarkEnd w:id="21"/>
      <w:ins w:id="370">
        <w:r/>
      </w:ins>
      <w:ins w:id="371">
        <w:r/>
      </w:ins>
    </w:p>
    <w:p>
      <w:pPr>
        <w:pStyle w:val="879"/>
        <w:pBdr/>
        <w:spacing/>
        <w:ind/>
        <w:jc w:val="center"/>
        <w:rPr>
          <w:ins w:id="372" w:author=""/>
          <w:highlight w:val="none"/>
        </w:rPr>
      </w:pPr>
      <w:ins w:id="373">
        <w:r>
          <w:rPr>
            <w:highlight w:val="none"/>
          </w:rPr>
        </w:r>
      </w:ins>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809122</wp:posOffset>
                </wp:positionH>
                <wp:positionV relativeFrom="paragraph">
                  <wp:posOffset>160435</wp:posOffset>
                </wp:positionV>
                <wp:extent cx="3257550" cy="457200"/>
                <wp:effectExtent l="0" t="0" r="0" b="0"/>
                <wp:wrapSquare wrapText="bothSides"/>
                <wp:docPr id="23" name=""/>
                <wp:cNvGraphicFramePr/>
                <a:graphic xmlns:a="http://schemas.openxmlformats.org/drawingml/2006/main">
                  <a:graphicData uri="http://schemas.microsoft.com/office/word/2010/wordprocessingShape">
                    <wps:wsp>
                      <wps:cNvPr id="0" name=""/>
                      <wps:cNvSpPr/>
                      <wps:spPr bwMode="auto">
                        <a:xfrm>
                          <a:off x="0" y="0"/>
                          <a:ext cx="3257550" cy="258793"/>
                        </a:xfrm>
                        <a:prstGeom prst="rect">
                          <a:avLst/>
                        </a:prstGeom>
                        <a:noFill/>
                        <a:ln>
                          <a:noFill/>
                        </a:ln>
                      </wps:spPr>
                      <wps:txbx>
                        <w:txbxContent>
                          <w:p>
                            <w:pPr>
                              <w:pStyle w:val="879"/>
                              <w:pBdr/>
                              <w:spacing/>
                              <w:ind/>
                              <w:rPr>
                                <w:rFonts w:ascii="Cambria Math" w:hAnsi="Cambria Math" w:eastAsia="Cambria Math" w:cs="Cambria Math"/>
                              </w:rPr>
                            </w:pPr>
                            <w:ins w:id="374">
                              <w:r/>
                            </w:ins>
                            <w:bookmarkStart w:id="22" w:name="_Toc17"/>
                            <w:r>
                              <w:t xml:space="preserve">Figure </w:t>
                            </w:r>
                            <w:r>
                              <w:fldChar w:fldCharType="begin"/>
                              <w:instrText xml:space="preserve"> SEQ Figure \* Arabic </w:instrText>
                              <w:fldChar w:fldCharType="separate"/>
                            </w:r>
                            <w:r>
                              <w:t xml:space="preserve">17</w:t>
                            </w:r>
                            <w:r>
                              <w:fldChar w:fldCharType="end"/>
                            </w:r>
                            <w:r>
                              <w:t xml:space="preserve"> : Directions de l'octaèdre </w:t>
                            </w:r>
                            <w:r>
                              <w:rPr>
                                <w:rFonts w:ascii="Cambria Math" w:hAnsi="Cambria Math" w:eastAsia="Cambria Math" w:cs="Cambria Math"/>
                              </w:rPr>
                            </w:r>
                            <w:bookmarkEnd w:id="22"/>
                            <w:ins w:id="375">
                              <w:r/>
                            </w:ins>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2" o:spid="_x0000_s22" o:spt="1" type="#_x0000_t1" style="position:absolute;z-index:68608;o:allowoverlap:true;o:allowincell:true;mso-position-horizontal-relative:text;margin-left:63.71pt;mso-position-horizontal:absolute;mso-position-vertical-relative:text;margin-top:12.63pt;mso-position-vertical:absolute;width:256.50pt;height:36.00pt;mso-wrap-distance-left:9.07pt;mso-wrap-distance-top:0.00pt;mso-wrap-distance-right:9.07pt;mso-wrap-distance-bottom:0.00pt;v-text-anchor:top;visibility:visible;" filled="f" stroked="f">
                <w10:wrap type="square"/>
                <v:textbox inset="0,0,0,0">
                  <w:txbxContent>
                    <w:p>
                      <w:pPr>
                        <w:pStyle w:val="879"/>
                        <w:pBdr/>
                        <w:spacing/>
                        <w:ind/>
                        <w:rPr>
                          <w:rFonts w:ascii="Cambria Math" w:hAnsi="Cambria Math" w:eastAsia="Cambria Math" w:cs="Cambria Math"/>
                        </w:rPr>
                      </w:pPr>
                      <w:ins w:id="374">
                        <w:r/>
                      </w:ins>
                      <w:bookmarkStart w:id="22" w:name="_Toc17"/>
                      <w:r>
                        <w:t xml:space="preserve">Figure </w:t>
                      </w:r>
                      <w:r>
                        <w:fldChar w:fldCharType="begin"/>
                        <w:instrText xml:space="preserve"> SEQ Figure \* Arabic </w:instrText>
                        <w:fldChar w:fldCharType="separate"/>
                      </w:r>
                      <w:r>
                        <w:t xml:space="preserve">17</w:t>
                      </w:r>
                      <w:r>
                        <w:fldChar w:fldCharType="end"/>
                      </w:r>
                      <w:r>
                        <w:t xml:space="preserve"> : Directions de l'octaèdre </w:t>
                      </w:r>
                      <w:r>
                        <w:rPr>
                          <w:rFonts w:ascii="Cambria Math" w:hAnsi="Cambria Math" w:eastAsia="Cambria Math" w:cs="Cambria Math"/>
                        </w:rPr>
                      </w:r>
                      <w:bookmarkEnd w:id="22"/>
                      <w:ins w:id="375">
                        <w:r/>
                      </w:ins>
                      <w:r>
                        <w:rPr>
                          <w:rFonts w:ascii="Cambria Math" w:hAnsi="Cambria Math" w:eastAsia="Cambria Math" w:cs="Cambria Math"/>
                        </w:rPr>
                      </w:r>
                    </w:p>
                  </w:txbxContent>
                </v:textbox>
              </v:shape>
            </w:pict>
          </mc:Fallback>
        </mc:AlternateContent>
      </w:r>
      <w:r>
        <w:rPr>
          <w:highlight w:val="none"/>
        </w:rPr>
      </w:r>
      <w:ins w:id="376">
        <w:r/>
      </w:ins>
      <w:r>
        <w:rPr>
          <w:highlight w:val="none"/>
        </w:rPr>
      </w:r>
      <w:ins w:id="377">
        <w:r>
          <w:rPr>
            <w:highlight w:val="none"/>
          </w:rPr>
        </w:r>
      </w:ins>
    </w:p>
    <w:p>
      <w:pPr>
        <w:pStyle w:val="879"/>
        <w:pBdr/>
        <w:tabs>
          <w:tab w:val="left" w:leader="none" w:pos="9030"/>
        </w:tabs>
        <w:spacing/>
        <w:ind/>
        <w:jc w:val="left"/>
        <w:rPr>
          <w:ins w:id="378" w:author=""/>
          <w:highlight w:val="none"/>
        </w:rPr>
      </w:pPr>
      <w:ins w:id="379">
        <w:r/>
      </w:ins>
      <w:ins w:id="380">
        <w:r>
          <w:tab/>
        </w:r>
      </w:ins>
      <w:ins w:id="381">
        <w:r/>
      </w:ins>
    </w:p>
    <w:p>
      <w:pPr>
        <w:pBdr/>
        <w:spacing/>
        <w:ind/>
        <w:rPr>
          <w:ins w:id="382" w:author=""/>
          <w:highlight w:val="none"/>
        </w:rPr>
      </w:pPr>
      <w:ins w:id="383">
        <w:r>
          <w:t xml:space="preserve">Maintenant qu’on a nos directions, on peut remplir nos octmap en lançant des rayons. Pour se faire, on envoie plusieurs rayons par pixel, on calcule la moyenne et on enregistre également la variance, qui sera utilisée plus tard lors du sampling.</w:t>
        </w:r>
      </w:ins>
      <w:ins w:id="384">
        <w:r/>
      </w:ins>
    </w:p>
    <w:p>
      <w:pPr>
        <w:pBdr/>
        <w:spacing/>
        <w:ind/>
        <w:rPr>
          <w:ins w:id="385" w:author=""/>
          <w:highlight w:val="none"/>
        </w:rPr>
      </w:pPr>
      <w:ins w:id="386">
        <w:r>
          <w:rPr>
            <w:highlight w:val="none"/>
          </w:rPr>
          <w:t xml:space="preserve">Octmaps comme harmoniques sphériques sont enregistrées dans des tableaux 1D (.csv), car nous en avons besoin afin d’utiliser l’API de ThreeJS pour transmettre des textures 3D au fragment shader.</w:t>
        </w:r>
      </w:ins>
      <w:ins w:id="387">
        <w:r>
          <w:rPr>
            <w:highlight w:val="none"/>
          </w:rPr>
        </w:r>
      </w:ins>
      <w:r>
        <w:rPr>
          <w:highlight w:val="none"/>
        </w:rPr>
      </w:r>
      <w:r>
        <w:rPr>
          <w:highlight w:val="none"/>
        </w:rPr>
      </w:r>
      <w:ins w:id="388">
        <w:r>
          <w:rPr>
            <w:highlight w:val="none"/>
          </w:rPr>
        </w:r>
      </w:ins>
    </w:p>
    <w:p>
      <w:pPr>
        <w:pBdr/>
        <w:spacing/>
        <w:ind/>
        <w:rPr>
          <w:ins w:id="389" w:author=""/>
          <w:highlight w:val="none"/>
        </w:rPr>
      </w:pPr>
      <w:ins w:id="390">
        <w:r>
          <w:rPr>
            <w:highlight w:val="none"/>
          </w:rPr>
          <w:t xml:space="preserve">Le fait d’utiliser des textures 3D simplifie grandement le sampling.</w:t>
        </w:r>
      </w:ins>
      <w:ins w:id="391">
        <w:r>
          <w:rPr>
            <w:highlight w:val="none"/>
          </w:rPr>
        </w:r>
      </w:ins>
      <w:r>
        <w:rPr>
          <w:highlight w:val="none"/>
        </w:rPr>
      </w:r>
      <w:r>
        <w:rPr>
          <w:highlight w:val="none"/>
        </w:rPr>
      </w:r>
      <w:ins w:id="392">
        <w:r>
          <w:rPr>
            <w:highlight w:val="none"/>
          </w:rPr>
        </w:r>
      </w:ins>
    </w:p>
    <w:p>
      <w:pPr>
        <w:pBdr/>
        <w:shd w:val="nil"/>
        <w:spacing/>
        <w:ind/>
        <w:rPr>
          <w:ins w:id="393" w:author=""/>
          <w:highlight w:val="none"/>
        </w:rPr>
      </w:pPr>
      <w:ins w:id="394">
        <w:r>
          <w:rPr>
            <w:highlight w:val="none"/>
          </w:rPr>
          <w:br w:type="page" w:clear="all"/>
        </w:r>
      </w:ins>
      <w:ins w:id="395">
        <w:r>
          <w:rPr>
            <w:highlight w:val="none"/>
          </w:rPr>
        </w:r>
      </w:ins>
    </w:p>
    <w:p>
      <w:pPr>
        <w:pStyle w:val="844"/>
        <w:pBdr/>
        <w:spacing/>
        <w:ind/>
        <w:rPr>
          <w:ins w:id="396" w:author=""/>
          <w:highlight w:val="none"/>
          <w14:ligatures w14:val="none"/>
        </w:rPr>
      </w:pPr>
      <w:ins w:id="397">
        <w:r/>
      </w:ins>
      <w:ins w:id="398">
        <w:r>
          <w:rPr>
            <w:highlight w:val="none"/>
          </w:rPr>
          <w:t xml:space="preserve">2.2.2.2 Sampling</w:t>
        </w:r>
      </w:ins>
      <w:ins w:id="399">
        <w:r>
          <w:rPr>
            <w:highlight w:val="none"/>
            <w14:ligatures w14:val="none"/>
          </w:rPr>
        </w:r>
      </w:ins>
      <w:ins w:id="400">
        <w:r/>
      </w:ins>
      <w:ins w:id="401">
        <w:r>
          <w:rPr>
            <w:highlight w:val="none"/>
            <w14:ligatures w14:val="none"/>
          </w:rPr>
        </w:r>
      </w:ins>
    </w:p>
    <w:p>
      <w:pPr>
        <w:pBdr/>
        <w:spacing/>
        <w:ind/>
        <w:rPr>
          <w:ins w:id="402" w:author=""/>
          <w:highlight w:val="none"/>
        </w:rPr>
      </w:pPr>
      <w:ins w:id="403">
        <w:r>
          <w:t xml:space="preserve">Nous voilà maintenant avec nos probes bakées, équipées d’harmoniques sphériques et de depth map.</w:t>
        </w:r>
      </w:ins>
      <w:r>
        <w:rPr>
          <w:highlight w:val="none"/>
        </w:rPr>
      </w:r>
      <w:ins w:id="404">
        <w:r>
          <w:rPr>
            <w:highlight w:val="none"/>
          </w:rPr>
        </w:r>
      </w:ins>
    </w:p>
    <w:p>
      <w:pPr>
        <w:pBdr/>
        <w:spacing/>
        <w:ind/>
        <w:rPr>
          <w:ins w:id="405" w:author=""/>
          <w:bCs/>
          <w:i/>
          <w:highlight w:val="none"/>
        </w:rPr>
      </w:pPr>
      <w:ins w:id="406">
        <w:r>
          <w:rPr>
            <w:highlight w:val="none"/>
          </w:rPr>
          <w:t xml:space="preserve">Nous sommes dans le fragment shader, avec un point de sampling, et une « cage » de 8 probes à sampler. </w:t>
          <w:br/>
          <w:t xml:space="preserve">L’objectif est de réaliser une simple interpolation trilinéaire, avec une contrainte : donner un poids à chaque probe en fonction de sa disponibilité (si elle est obstruée ou non)</w:t>
        </w:r>
      </w:ins>
      <w:r>
        <w:rPr>
          <w:bCs/>
          <w:i/>
        </w:rPr>
        <w:t xml:space="preserve">.</w:t>
      </w:r>
      <w:ins w:id="407">
        <w:r>
          <w:rPr>
            <w:highlight w:val="none"/>
          </w:rPr>
        </w:r>
      </w:ins>
    </w:p>
    <w:p>
      <w:pPr>
        <w:pBdr/>
        <w:spacing/>
        <w:ind/>
        <w:rPr>
          <w:ins w:id="408" w:author=""/>
          <w:bCs w:val="0"/>
          <w:i w:val="0"/>
          <w:highlight w:val="none"/>
        </w:rPr>
      </w:pPr>
      <w:ins w:id="409">
        <w:r>
          <w:rPr>
            <w:bCs/>
            <w:i w:val="0"/>
            <w:iCs w:val="0"/>
            <w:highlight w:val="none"/>
          </w:rPr>
          <w:t xml:space="preserve">Afin d’éviter les changements brutaux lors de forts changement de profondeur d’un pixel à l’autre de la depth map, on utilise la variance pour modifier le poids de la probe obstruée.</w:t>
        </w:r>
      </w:ins>
      <w:ins w:id="410">
        <w:r>
          <w:rPr>
            <w:bCs w:val="0"/>
            <w:i w:val="0"/>
            <w:highlight w:val="none"/>
          </w:rPr>
        </w:r>
      </w:ins>
    </w:p>
    <w:p>
      <w:pPr>
        <w:pBdr/>
        <w:spacing/>
        <w:ind/>
        <w:rPr>
          <w:ins w:id="411" w:author=""/>
          <w:bCs w:val="0"/>
          <w:i w:val="0"/>
          <w:highlight w:val="none"/>
        </w:rPr>
      </w:pPr>
      <w:ins w:id="412">
        <w:r>
          <w:rPr>
            <w:bCs/>
            <w:i w:val="0"/>
            <w:iCs w:val="0"/>
            <w:highlight w:val="none"/>
          </w:rPr>
          <w:t xml:space="preserve">Nous profitons bien-sûr de l’interpolation matérielle lors du requêtage des depth maps.</w:t>
        </w:r>
      </w:ins>
      <w:ins w:id="413">
        <w:r>
          <w:rPr>
            <w:bCs/>
            <w:i w:val="0"/>
            <w:iCs w:val="0"/>
            <w:highlight w:val="none"/>
          </w:rPr>
        </w:r>
      </w:ins>
      <w:ins w:id="414">
        <w:r>
          <w:rPr>
            <w:bCs/>
            <w:i w:val="0"/>
            <w:iCs w:val="0"/>
            <w:highlight w:val="none"/>
          </w:rPr>
        </w:r>
      </w:ins>
    </w:p>
    <w:p>
      <w:pPr>
        <w:pBdr/>
        <w:spacing/>
        <w:ind/>
        <w:rPr>
          <w:ins w:id="415" w:author=""/>
        </w:rPr>
      </w:pPr>
      <w:ins w:id="416">
        <w:r/>
      </w:ins>
      <w:ins w:id="417">
        <w:r/>
      </w:ins>
    </w:p>
    <w:p>
      <w:pPr>
        <w:pBdr/>
        <w:spacing/>
        <w:ind/>
        <w:rPr>
          <w:ins w:id="418" w:author=""/>
          <w:b/>
          <w:bCs/>
          <w:highlight w:val="none"/>
        </w:rPr>
      </w:pPr>
      <w:ins w:id="419">
        <w:r>
          <w:rPr>
            <w:b/>
            <w:bCs/>
            <w:highlight w:val="none"/>
          </w:rPr>
        </w:r>
      </w:ins>
      <w:ins w:id="420">
        <w:r>
          <w:rPr>
            <w:b/>
            <w:bCs/>
            <w:highlight w:val="none"/>
          </w:rPr>
        </w:r>
      </w:ins>
    </w:p>
    <w:p>
      <w:pPr>
        <w:pStyle w:val="843"/>
        <w:pBdr/>
        <w:spacing/>
        <w:ind/>
        <w:rPr/>
      </w:pPr>
      <w:ins w:id="421">
        <w:r/>
      </w:ins>
      <w:r>
        <w:t xml:space="preserve">2.2.3 Résultats</w:t>
      </w:r>
      <w:ins w:id="422">
        <w:r/>
      </w:ins>
      <w:r/>
    </w:p>
    <w:p>
      <w:pPr>
        <w:pBdr/>
        <w:spacing/>
        <w:ind/>
        <w:rPr/>
      </w:pPr>
      <w:r/>
      <w:r/>
    </w:p>
    <w:p>
      <w:pPr>
        <w:pBdr/>
        <w:spacing/>
        <w:ind/>
        <w:rPr/>
      </w:pPr>
      <w:r/>
      <w:r/>
    </w:p>
    <w:p>
      <w:pPr>
        <w:pStyle w:val="841"/>
        <w:pBdr/>
        <w:spacing/>
        <w:ind/>
        <w:rPr/>
      </w:pPr>
      <w:ins w:id="423">
        <w:r/>
      </w:ins>
      <w:r>
        <w:t xml:space="preserve">3. Conclusion</w:t>
      </w:r>
      <w:ins w:id="424">
        <w:r/>
      </w:ins>
      <w:r/>
    </w:p>
    <w:p>
      <w:pPr>
        <w:pBdr/>
        <w:spacing/>
        <w:ind/>
        <w:rPr/>
      </w:pPr>
      <w:r/>
      <w:r/>
    </w:p>
    <w:p>
      <w:pPr>
        <w:pStyle w:val="841"/>
        <w:pBdr/>
        <w:spacing/>
        <w:ind/>
        <w:rPr/>
      </w:pPr>
      <w:ins w:id="425">
        <w:r/>
      </w:ins>
      <w:r>
        <w:t xml:space="preserve">Sources</w:t>
      </w:r>
      <w:ins w:id="426">
        <w:r/>
      </w:ins>
      <w:r/>
    </w:p>
    <w:p>
      <w:pPr>
        <w:pBdr/>
        <w:spacing/>
        <w:ind/>
        <w:rPr>
          <w:highlight w:val="none"/>
        </w:rPr>
      </w:pPr>
      <w:r>
        <w:t xml:space="preserve">Figure 1 : </w:t>
      </w:r>
      <w:r/>
      <w:hyperlink r:id="rId32" w:tooltip="https://liris.cnrs.fr/liris" w:history="1">
        <w:r>
          <w:rPr>
            <w:rStyle w:val="886"/>
          </w:rPr>
          <w:t xml:space="preserve">https://liris.cnrs.fr/liris</w:t>
        </w:r>
        <w:r>
          <w:rPr>
            <w:rStyle w:val="886"/>
          </w:rPr>
        </w:r>
      </w:hyperlink>
      <w:r/>
    </w:p>
    <w:p>
      <w:pPr>
        <w:pBdr/>
        <w:spacing/>
        <w:ind/>
        <w:rPr>
          <w:highlight w:val="none"/>
        </w:rPr>
      </w:pPr>
      <w:ins w:id="427">
        <w:r>
          <w:rPr>
            <w:highlight w:val="none"/>
          </w:rPr>
          <w:t xml:space="preserve">1 : </w:t>
        </w:r>
      </w:ins>
      <w:hyperlink r:id="rId33" w:tooltip="https://www.lgdv.tf.fau.de/uploads/publications/spherical_fibonacci_mapping.pdf" w:history="1">
        <w:r>
          <w:rPr>
            <w:rStyle w:val="886"/>
            <w:highlight w:val="none"/>
          </w:rPr>
          <w:t xml:space="preserve">https://www.lgdv.tf.fau.de/uploads/publications/spherical_fibonacci_mapping.pdf</w:t>
        </w:r>
        <w:r>
          <w:rPr>
            <w:rStyle w:val="886"/>
            <w:highlight w:val="none"/>
          </w:rPr>
        </w:r>
        <w:bookmarkStart w:id="2" w:name="Fibonacci"/>
        <w:r>
          <w:rPr>
            <w:rStyle w:val="886"/>
            <w:highlight w:val="none"/>
          </w:rPr>
        </w:r>
        <w:bookmarkEnd w:id="2"/>
        <w:r>
          <w:rPr>
            <w:rStyle w:val="886"/>
            <w:highlight w:val="none"/>
          </w:rPr>
        </w:r>
        <w:ins w:id="428">
          <w:r>
            <w:rPr>
              <w:rStyle w:val="886"/>
              <w:highlight w:val="none"/>
            </w:rPr>
          </w:r>
        </w:ins>
      </w:hyperlink>
      <w:r>
        <w:rPr>
          <w:highlight w:val="none"/>
        </w:rPr>
      </w:r>
    </w:p>
    <w:p>
      <w:pPr>
        <w:pBdr/>
        <w:spacing/>
        <w:ind/>
        <w:rPr>
          <w:highlight w:val="none"/>
        </w:rPr>
      </w:pPr>
      <w:ins w:id="429">
        <w:r>
          <w:rPr>
            <w:highlight w:val="none"/>
          </w:rPr>
          <w:t xml:space="preserve">2 : </w:t>
        </w:r>
      </w:ins>
      <w:ins w:id="430">
        <w:r>
          <w:rPr>
            <w:highlight w:val="none"/>
          </w:rPr>
        </w:r>
      </w:ins>
      <w:hyperlink r:id="rId34" w:tooltip="https://advances.realtimerendering.com/s2022/SIGGRAPH2022-Advances-Enemies-Ciardi et al.pdf" w:history="1">
        <w:r>
          <w:rPr>
            <w:rStyle w:val="886"/>
            <w:highlight w:val="none"/>
          </w:rPr>
          <w:t xml:space="preserve">https://advances.realtimerendering.com/s2022/SIGGRAPH2022-Advances-Enemies-Ciardi%20et%20al.pdf</w:t>
        </w:r>
        <w:r>
          <w:rPr>
            <w:rStyle w:val="886"/>
            <w:highlight w:val="none"/>
          </w:rPr>
        </w:r>
        <w:bookmarkStart w:id="3" w:name="Unity"/>
        <w:r>
          <w:rPr>
            <w:rStyle w:val="886"/>
            <w:highlight w:val="none"/>
          </w:rPr>
        </w:r>
        <w:bookmarkEnd w:id="3"/>
        <w:r>
          <w:rPr>
            <w:rStyle w:val="886"/>
            <w:highlight w:val="none"/>
          </w:rPr>
        </w:r>
        <w:ins w:id="431">
          <w:r>
            <w:rPr>
              <w:rStyle w:val="886"/>
              <w:highlight w:val="none"/>
            </w:rPr>
          </w:r>
        </w:ins>
      </w:hyperlink>
      <w:r>
        <w:rPr>
          <w:highlight w:val="none"/>
        </w:rPr>
      </w:r>
    </w:p>
    <w:p>
      <w:pPr>
        <w:pBdr/>
        <w:spacing/>
        <w:ind/>
        <w:rPr>
          <w:highlight w:val="none"/>
        </w:rPr>
      </w:pPr>
      <w:ins w:id="432">
        <w:r>
          <w:rPr>
            <w:highlight w:val="none"/>
          </w:rPr>
          <w:t xml:space="preserve">3 : </w:t>
        </w:r>
      </w:ins>
      <w:ins w:id="433">
        <w:r>
          <w:rPr>
            <w:highlight w:val="none"/>
          </w:rPr>
        </w:r>
      </w:ins>
      <w:hyperlink r:id="rId35" w:tooltip="https://handmade.network/p/75/monter/blog/p/7288-engine_work__global_illumination_with_irradiance_probes" w:history="1">
        <w:r>
          <w:rPr>
            <w:rStyle w:val="886"/>
            <w:highlight w:val="none"/>
          </w:rPr>
          <w:t xml:space="preserve">https://handmade.network/p/75/monter/blog/p/7288-engine_work__global_illumination_with_irradiance_probes</w:t>
        </w:r>
        <w:r>
          <w:rPr>
            <w:rStyle w:val="886"/>
            <w:highlight w:val="none"/>
          </w:rPr>
        </w:r>
        <w:ins w:id="434">
          <w:r>
            <w:rPr>
              <w:rStyle w:val="886"/>
              <w:highlight w:val="none"/>
            </w:rPr>
          </w:r>
        </w:ins>
        <w:bookmarkStart w:id="4" w:name="Implem"/>
        <w:r>
          <w:rPr>
            <w:rStyle w:val="886"/>
            <w:highlight w:val="none"/>
          </w:rPr>
        </w:r>
        <w:bookmarkEnd w:id="4"/>
        <w:r>
          <w:rPr>
            <w:rStyle w:val="886"/>
            <w:highlight w:val="none"/>
          </w:rPr>
        </w:r>
      </w:hyperlink>
      <w:r>
        <w:rPr>
          <w:highlight w:val="none"/>
        </w:rPr>
      </w:r>
    </w:p>
    <w:p>
      <w:pPr>
        <w:pBdr/>
        <w:spacing/>
        <w:ind/>
        <w:rPr>
          <w:highlight w:val="none"/>
        </w:rPr>
      </w:pPr>
      <w:ins w:id="435">
        <w:r>
          <w:rPr>
            <w:highlight w:val="none"/>
          </w:rPr>
          <w:t xml:space="preserve">4 : </w:t>
        </w:r>
      </w:ins>
      <w:ins w:id="436">
        <w:r>
          <w:rPr>
            <w:highlight w:val="none"/>
          </w:rPr>
        </w:r>
      </w:ins>
      <w:hyperlink r:id="rId36" w:tooltip="https://www.jcgt.org/published/0008/02/01/paper-lowres.pdf" w:history="1">
        <w:r>
          <w:rPr>
            <w:rStyle w:val="886"/>
            <w:highlight w:val="none"/>
          </w:rPr>
          <w:t xml:space="preserve">https://www.jcgt.org/published/0008/02/01/paper-lowres.pdf</w:t>
        </w:r>
        <w:r>
          <w:rPr>
            <w:rStyle w:val="886"/>
            <w:highlight w:val="none"/>
          </w:rPr>
        </w:r>
        <w:ins w:id="437">
          <w:r>
            <w:rPr>
              <w:rStyle w:val="886"/>
              <w:highlight w:val="none"/>
            </w:rPr>
          </w:r>
        </w:ins>
        <w:bookmarkStart w:id="5" w:name="Nvidia"/>
        <w:r>
          <w:rPr>
            <w:rStyle w:val="886"/>
            <w:highlight w:val="none"/>
          </w:rPr>
        </w:r>
        <w:bookmarkEnd w:id="5"/>
        <w:r>
          <w:rPr>
            <w:rStyle w:val="886"/>
            <w:highlight w:val="none"/>
          </w:rPr>
        </w:r>
      </w:hyperlink>
      <w:r>
        <w:rPr>
          <w:highlight w:val="none"/>
        </w:rPr>
      </w:r>
    </w:p>
    <w:p>
      <w:pPr>
        <w:pBdr/>
        <w:spacing/>
        <w:ind/>
        <w:rPr>
          <w:ins w:id="438" w:author=""/>
        </w:rPr>
      </w:pPr>
      <w:ins w:id="439">
        <w:r>
          <w:rPr>
            <w:highlight w:val="none"/>
          </w:rPr>
        </w:r>
      </w:ins>
      <w:ins w:id="440">
        <w:r>
          <w:rPr>
            <w:highlight w:val="none"/>
          </w:rPr>
        </w:r>
      </w:ins>
    </w:p>
    <w:p>
      <w:pPr>
        <w:pBdr/>
        <w:spacing/>
        <w:ind/>
        <w:rPr/>
      </w:pPr>
      <w:r/>
      <w:r/>
    </w:p>
    <w:p>
      <w:pPr>
        <w:pStyle w:val="841"/>
        <w:pBdr/>
        <w:spacing/>
        <w:ind/>
        <w:rPr/>
      </w:pPr>
      <w:ins w:id="441">
        <w:r/>
      </w:ins>
      <w:r>
        <w:t xml:space="preserve">Table des figures</w:t>
      </w:r>
      <w:ins w:id="442">
        <w:r/>
      </w:ins>
      <w:r/>
    </w:p>
    <w:p>
      <w:pPr>
        <w:pStyle w:val="898"/>
        <w:pBdr/>
        <w:tabs>
          <w:tab w:val="right" w:leader="dot" w:pos="10064"/>
        </w:tabs>
        <w:spacing/>
        <w:ind/>
        <w:rPr>
          <w:ins w:id="443" w:author=""/>
        </w:rPr>
      </w:pPr>
      <w:r>
        <w:fldChar w:fldCharType="begin"/>
        <w:instrText xml:space="preserve">TOC \h \c "Figure"</w:instrText>
        <w:fldChar w:fldCharType="separate"/>
      </w:r>
      <w:r/>
      <w:hyperlink w:tooltip="#_Toc1" w:anchor="_Toc1" w:history="1">
        <w:ins w:id="444">
          <w:r>
            <w:rPr>
              <w:rStyle w:val="886"/>
            </w:rPr>
          </w:r>
        </w:ins>
        <w:ins w:id="445">
          <w:r>
            <w:rPr>
              <w:rStyle w:val="886"/>
            </w:rPr>
            <w:t xml:space="preserve">Figure </w:t>
          </w:r>
        </w:ins>
        <w:ins w:id="446">
          <w:r>
            <w:rPr>
              <w:rStyle w:val="886"/>
            </w:rPr>
            <w:t xml:space="preserve">1</w:t>
          </w:r>
        </w:ins>
        <w:ins w:id="447">
          <w:r>
            <w:rPr>
              <w:rStyle w:val="886"/>
            </w:rPr>
            <w:t xml:space="preserve"> : Équipes et thématiques </w:t>
          </w:r>
        </w:ins>
        <w:ins w:id="448">
          <w:r>
            <w:rPr>
              <w:rStyle w:val="886"/>
            </w:rPr>
          </w:r>
        </w:ins>
        <w:ins w:id="449">
          <w:r>
            <w:tab/>
          </w:r>
        </w:ins>
        <w:ins w:id="450">
          <w:r>
            <w:fldChar w:fldCharType="begin"/>
            <w:instrText xml:space="preserve">PAGEREF _Toc1 \h</w:instrText>
            <w:fldChar w:fldCharType="separate"/>
            <w:t xml:space="preserve">4</w:t>
            <w:fldChar w:fldCharType="end"/>
          </w:r>
        </w:ins>
      </w:hyperlink>
      <w:ins w:id="451">
        <w:r/>
      </w:ins>
    </w:p>
    <w:p>
      <w:pPr>
        <w:pStyle w:val="898"/>
        <w:pBdr/>
        <w:tabs>
          <w:tab w:val="right" w:leader="dot" w:pos="10064"/>
        </w:tabs>
        <w:spacing/>
        <w:ind/>
        <w:rPr>
          <w:ins w:id="452" w:author=""/>
        </w:rPr>
      </w:pPr>
      <w:hyperlink w:tooltip="#_Toc2" w:anchor="_Toc2" w:history="1">
        <w:ins w:id="453">
          <w:r>
            <w:rPr>
              <w:rStyle w:val="886"/>
            </w:rPr>
          </w:r>
        </w:ins>
        <w:ins w:id="454">
          <w:r>
            <w:rPr>
              <w:rStyle w:val="886"/>
            </w:rPr>
            <w:t xml:space="preserve">Figure </w:t>
          </w:r>
        </w:ins>
        <w:ins w:id="455">
          <w:r>
            <w:rPr>
              <w:rStyle w:val="886"/>
            </w:rPr>
            <w:t xml:space="preserve">2</w:t>
          </w:r>
        </w:ins>
        <w:ins w:id="456">
          <w:r>
            <w:rPr>
              <w:rStyle w:val="886"/>
            </w:rPr>
            <w:t xml:space="preserve"> : Partie éditeur de HERA </w:t>
          </w:r>
        </w:ins>
        <w:ins w:id="457">
          <w:r>
            <w:rPr>
              <w:rStyle w:val="886"/>
            </w:rPr>
          </w:r>
        </w:ins>
        <w:ins w:id="458">
          <w:r>
            <w:tab/>
          </w:r>
        </w:ins>
        <w:ins w:id="459">
          <w:r>
            <w:fldChar w:fldCharType="begin"/>
            <w:instrText xml:space="preserve">PAGEREF _Toc2 \h</w:instrText>
            <w:fldChar w:fldCharType="separate"/>
            <w:t xml:space="preserve">5</w:t>
            <w:fldChar w:fldCharType="end"/>
          </w:r>
        </w:ins>
      </w:hyperlink>
      <w:ins w:id="460">
        <w:r/>
      </w:ins>
    </w:p>
    <w:p>
      <w:pPr>
        <w:pStyle w:val="898"/>
        <w:pBdr/>
        <w:tabs>
          <w:tab w:val="right" w:leader="dot" w:pos="10064"/>
        </w:tabs>
        <w:spacing/>
        <w:ind/>
        <w:rPr>
          <w:ins w:id="461" w:author=""/>
        </w:rPr>
      </w:pPr>
      <w:hyperlink w:tooltip="#_Toc3" w:anchor="_Toc3" w:history="1">
        <w:ins w:id="462">
          <w:r>
            <w:rPr>
              <w:rStyle w:val="886"/>
            </w:rPr>
          </w:r>
        </w:ins>
        <w:ins w:id="463">
          <w:r>
            <w:rPr>
              <w:rStyle w:val="886"/>
            </w:rPr>
            <w:t xml:space="preserve">Figure </w:t>
          </w:r>
        </w:ins>
        <w:ins w:id="464">
          <w:r>
            <w:rPr>
              <w:rStyle w:val="886"/>
            </w:rPr>
            <w:t xml:space="preserve">3</w:t>
          </w:r>
        </w:ins>
        <w:ins w:id="465">
          <w:r>
            <w:rPr>
              <w:rStyle w:val="886"/>
            </w:rPr>
            <w:t xml:space="preserve"> : Partie viewer de HERA </w:t>
          </w:r>
        </w:ins>
        <w:ins w:id="466">
          <w:r>
            <w:rPr>
              <w:rStyle w:val="886"/>
              <w:highlight w:val="none"/>
            </w:rPr>
            <w:t xml:space="preserve"> </w:t>
          </w:r>
        </w:ins>
        <w:ins w:id="467">
          <w:r>
            <w:rPr>
              <w:rStyle w:val="886"/>
            </w:rPr>
          </w:r>
        </w:ins>
        <w:ins w:id="468">
          <w:r>
            <w:tab/>
          </w:r>
        </w:ins>
        <w:ins w:id="469">
          <w:r>
            <w:fldChar w:fldCharType="begin"/>
            <w:instrText xml:space="preserve">PAGEREF _Toc3 \h</w:instrText>
            <w:fldChar w:fldCharType="separate"/>
            <w:t xml:space="preserve">6</w:t>
            <w:fldChar w:fldCharType="end"/>
          </w:r>
        </w:ins>
      </w:hyperlink>
      <w:ins w:id="470">
        <w:r/>
      </w:ins>
    </w:p>
    <w:p>
      <w:pPr>
        <w:pStyle w:val="898"/>
        <w:pBdr/>
        <w:tabs>
          <w:tab w:val="right" w:leader="dot" w:pos="10064"/>
        </w:tabs>
        <w:spacing/>
        <w:ind/>
        <w:rPr>
          <w:ins w:id="471" w:author=""/>
        </w:rPr>
      </w:pPr>
      <w:hyperlink w:tooltip="#_Toc4" w:anchor="_Toc4" w:history="1">
        <w:ins w:id="472">
          <w:r>
            <w:rPr>
              <w:rStyle w:val="886"/>
            </w:rPr>
          </w:r>
        </w:ins>
        <w:ins w:id="473">
          <w:r>
            <w:rPr>
              <w:rStyle w:val="886"/>
            </w:rPr>
            <w:t xml:space="preserve">Figure </w:t>
          </w:r>
        </w:ins>
        <w:ins w:id="474">
          <w:r>
            <w:rPr>
              <w:rStyle w:val="886"/>
            </w:rPr>
            <w:t xml:space="preserve">4</w:t>
          </w:r>
        </w:ins>
        <w:ins w:id="475">
          <w:r>
            <w:rPr>
              <w:rStyle w:val="886"/>
            </w:rPr>
            <w:t xml:space="preserve"> : Menu d'édition de matériaux </w:t>
          </w:r>
        </w:ins>
        <w:ins w:id="476">
          <w:r>
            <w:rPr>
              <w:rStyle w:val="886"/>
            </w:rPr>
          </w:r>
        </w:ins>
        <w:ins w:id="477">
          <w:r>
            <w:tab/>
          </w:r>
        </w:ins>
        <w:ins w:id="478">
          <w:r>
            <w:fldChar w:fldCharType="begin"/>
            <w:instrText xml:space="preserve">PAGEREF _Toc4 \h</w:instrText>
            <w:fldChar w:fldCharType="separate"/>
            <w:t xml:space="preserve">8</w:t>
            <w:fldChar w:fldCharType="end"/>
          </w:r>
        </w:ins>
      </w:hyperlink>
      <w:ins w:id="479">
        <w:r/>
      </w:ins>
    </w:p>
    <w:p>
      <w:pPr>
        <w:pStyle w:val="898"/>
        <w:pBdr/>
        <w:tabs>
          <w:tab w:val="right" w:leader="dot" w:pos="10064"/>
        </w:tabs>
        <w:spacing/>
        <w:ind/>
        <w:rPr>
          <w:ins w:id="480" w:author=""/>
          <w:rFonts w:ascii="Cambria Math" w:hAnsi="Cambria Math" w:eastAsia="Cambria Math" w:cs="Cambria Math"/>
        </w:rPr>
      </w:pPr>
      <w:hyperlink w:tooltip="#_Toc5" w:anchor="_Toc5" w:history="1">
        <w:ins w:id="481">
          <w:r>
            <w:rPr>
              <w:rStyle w:val="886"/>
            </w:rPr>
          </w:r>
        </w:ins>
        <w:ins w:id="482">
          <w:r>
            <w:rPr>
              <w:rStyle w:val="886"/>
            </w:rPr>
            <w:t xml:space="preserve">Figure </w:t>
          </w:r>
        </w:ins>
        <w:ins w:id="483">
          <w:r>
            <w:rPr>
              <w:rStyle w:val="886"/>
            </w:rPr>
            <w:t xml:space="preserve">5</w:t>
          </w:r>
        </w:ins>
        <w:ins w:id="484">
          <w:r>
            <w:rPr>
              <w:rStyle w:val="886"/>
            </w:rPr>
            <w:t xml:space="preserve"> : Pot de fleurs rouge </w:t>
          </w:r>
        </w:ins>
        <w:ins w:id="485">
          <w:r>
            <w:rPr>
              <w:rStyle w:val="886"/>
              <w:rFonts w:ascii="Cambria Math" w:hAnsi="Cambria Math" w:eastAsia="Cambria Math" w:cs="Cambria Math"/>
            </w:rPr>
          </w:r>
        </w:ins>
        <w:ins w:id="486">
          <w:r>
            <w:tab/>
          </w:r>
        </w:ins>
        <w:ins w:id="487">
          <w:r>
            <w:fldChar w:fldCharType="begin"/>
            <w:instrText xml:space="preserve">PAGEREF _Toc5 \h</w:instrText>
            <w:fldChar w:fldCharType="separate"/>
            <w:t xml:space="preserve">9</w:t>
            <w:fldChar w:fldCharType="end"/>
          </w:r>
        </w:ins>
      </w:hyperlink>
      <w:ins w:id="488">
        <w:r>
          <w:rPr>
            <w:rFonts w:ascii="Cambria Math" w:hAnsi="Cambria Math" w:eastAsia="Cambria Math" w:cs="Cambria Math"/>
          </w:rPr>
        </w:r>
      </w:ins>
    </w:p>
    <w:p>
      <w:pPr>
        <w:pStyle w:val="898"/>
        <w:pBdr/>
        <w:tabs>
          <w:tab w:val="right" w:leader="dot" w:pos="10064"/>
        </w:tabs>
        <w:spacing/>
        <w:ind/>
        <w:rPr>
          <w:ins w:id="489" w:author=""/>
          <w:rFonts w:ascii="Cambria Math" w:hAnsi="Cambria Math" w:eastAsia="Cambria Math" w:cs="Cambria Math"/>
        </w:rPr>
      </w:pPr>
      <w:hyperlink w:tooltip="#_Toc6" w:anchor="_Toc6" w:history="1">
        <w:ins w:id="490">
          <w:r>
            <w:rPr>
              <w:rStyle w:val="886"/>
            </w:rPr>
          </w:r>
        </w:ins>
        <w:ins w:id="491">
          <w:r>
            <w:rPr>
              <w:rStyle w:val="886"/>
            </w:rPr>
            <w:t xml:space="preserve">Figure </w:t>
          </w:r>
        </w:ins>
        <w:ins w:id="492">
          <w:r>
            <w:rPr>
              <w:rStyle w:val="886"/>
            </w:rPr>
            <w:t xml:space="preserve">6</w:t>
          </w:r>
        </w:ins>
        <w:ins w:id="493">
          <w:r>
            <w:rPr>
              <w:rStyle w:val="886"/>
            </w:rPr>
            <w:t xml:space="preserve"> : Pot de fleurs gris</w:t>
          </w:r>
        </w:ins>
        <w:ins w:id="494">
          <w:r>
            <w:rPr>
              <w:rStyle w:val="886"/>
              <w:rFonts w:ascii="Cambria Math" w:hAnsi="Cambria Math" w:eastAsia="Cambria Math" w:cs="Cambria Math"/>
            </w:rPr>
          </w:r>
        </w:ins>
        <w:ins w:id="495">
          <w:r>
            <w:tab/>
          </w:r>
        </w:ins>
        <w:ins w:id="496">
          <w:r>
            <w:fldChar w:fldCharType="begin"/>
            <w:instrText xml:space="preserve">PAGEREF _Toc6 \h</w:instrText>
            <w:fldChar w:fldCharType="separate"/>
            <w:t xml:space="preserve">9</w:t>
            <w:fldChar w:fldCharType="end"/>
          </w:r>
        </w:ins>
      </w:hyperlink>
      <w:ins w:id="497">
        <w:r>
          <w:rPr>
            <w:rFonts w:ascii="Cambria Math" w:hAnsi="Cambria Math" w:eastAsia="Cambria Math" w:cs="Cambria Math"/>
          </w:rPr>
        </w:r>
      </w:ins>
    </w:p>
    <w:p>
      <w:pPr>
        <w:pStyle w:val="898"/>
        <w:pBdr/>
        <w:tabs>
          <w:tab w:val="right" w:leader="dot" w:pos="10064"/>
        </w:tabs>
        <w:spacing/>
        <w:ind/>
        <w:rPr>
          <w:ins w:id="498" w:author=""/>
        </w:rPr>
      </w:pPr>
      <w:hyperlink w:tooltip="#_Toc7" w:anchor="_Toc7" w:history="1">
        <w:ins w:id="499">
          <w:r>
            <w:rPr>
              <w:rStyle w:val="886"/>
            </w:rPr>
          </w:r>
        </w:ins>
        <w:ins w:id="500">
          <w:r>
            <w:rPr>
              <w:rStyle w:val="886"/>
            </w:rPr>
            <w:t xml:space="preserve">Figure </w:t>
          </w:r>
        </w:ins>
        <w:ins w:id="501">
          <w:r>
            <w:rPr>
              <w:rStyle w:val="886"/>
            </w:rPr>
            <w:t xml:space="preserve">7</w:t>
          </w:r>
        </w:ins>
        <w:ins w:id="502">
          <w:r>
            <w:rPr>
              <w:rStyle w:val="886"/>
            </w:rPr>
            <w:t xml:space="preserve"> : SSGI sur la Sponza </w:t>
          </w:r>
        </w:ins>
        <w:ins w:id="503">
          <w:r>
            <w:rPr>
              <w:rStyle w:val="886"/>
            </w:rPr>
          </w:r>
        </w:ins>
        <w:ins w:id="504">
          <w:r>
            <w:tab/>
          </w:r>
        </w:ins>
        <w:ins w:id="505">
          <w:r>
            <w:fldChar w:fldCharType="begin"/>
            <w:instrText xml:space="preserve">PAGEREF _Toc7 \h</w:instrText>
            <w:fldChar w:fldCharType="separate"/>
            <w:t xml:space="preserve">10</w:t>
            <w:fldChar w:fldCharType="end"/>
          </w:r>
        </w:ins>
      </w:hyperlink>
      <w:ins w:id="506">
        <w:r/>
      </w:ins>
    </w:p>
    <w:p>
      <w:pPr>
        <w:pStyle w:val="898"/>
        <w:pBdr/>
        <w:tabs>
          <w:tab w:val="right" w:leader="dot" w:pos="10064"/>
        </w:tabs>
        <w:spacing/>
        <w:ind/>
        <w:rPr>
          <w:ins w:id="507" w:author=""/>
        </w:rPr>
      </w:pPr>
      <w:hyperlink w:tooltip="#_Toc8" w:anchor="_Toc8" w:history="1">
        <w:ins w:id="508">
          <w:r>
            <w:rPr>
              <w:rStyle w:val="886"/>
            </w:rPr>
          </w:r>
        </w:ins>
        <w:ins w:id="509">
          <w:r>
            <w:rPr>
              <w:rStyle w:val="886"/>
            </w:rPr>
            <w:t xml:space="preserve">Figure </w:t>
          </w:r>
        </w:ins>
        <w:ins w:id="510">
          <w:r>
            <w:rPr>
              <w:rStyle w:val="886"/>
            </w:rPr>
            <w:t xml:space="preserve">8</w:t>
          </w:r>
        </w:ins>
        <w:ins w:id="511">
          <w:r>
            <w:rPr>
              <w:rStyle w:val="886"/>
            </w:rPr>
            <w:t xml:space="preserve"> : Instant radiosity </w:t>
          </w:r>
        </w:ins>
        <w:ins w:id="512">
          <w:r>
            <w:rPr>
              <w:rStyle w:val="886"/>
            </w:rPr>
          </w:r>
        </w:ins>
        <w:ins w:id="513">
          <w:r>
            <w:tab/>
          </w:r>
        </w:ins>
        <w:ins w:id="514">
          <w:r>
            <w:fldChar w:fldCharType="begin"/>
            <w:instrText xml:space="preserve">PAGEREF _Toc8 \h</w:instrText>
            <w:fldChar w:fldCharType="separate"/>
            <w:t xml:space="preserve">11</w:t>
            <w:fldChar w:fldCharType="end"/>
          </w:r>
        </w:ins>
      </w:hyperlink>
      <w:ins w:id="515">
        <w:r/>
      </w:ins>
    </w:p>
    <w:p>
      <w:pPr>
        <w:pStyle w:val="898"/>
        <w:pBdr/>
        <w:tabs>
          <w:tab w:val="right" w:leader="dot" w:pos="10064"/>
        </w:tabs>
        <w:spacing/>
        <w:ind/>
        <w:rPr>
          <w:ins w:id="516" w:author=""/>
        </w:rPr>
      </w:pPr>
      <w:hyperlink w:tooltip="#_Toc9" w:anchor="_Toc9" w:history="1">
        <w:ins w:id="517">
          <w:r>
            <w:rPr>
              <w:rStyle w:val="886"/>
            </w:rPr>
          </w:r>
        </w:ins>
        <w:ins w:id="518">
          <w:r>
            <w:rPr>
              <w:rStyle w:val="886"/>
            </w:rPr>
            <w:t xml:space="preserve">Figure </w:t>
          </w:r>
        </w:ins>
        <w:ins w:id="519">
          <w:r>
            <w:rPr>
              <w:rStyle w:val="886"/>
            </w:rPr>
            <w:t xml:space="preserve">9</w:t>
          </w:r>
        </w:ins>
        <w:ins w:id="520">
          <w:r>
            <w:rPr>
              <w:rStyle w:val="886"/>
            </w:rPr>
            <w:t xml:space="preserve"> : Rect Area Light de ThreeJS </w:t>
          </w:r>
        </w:ins>
        <w:ins w:id="521">
          <w:r>
            <w:rPr>
              <w:rStyle w:val="886"/>
            </w:rPr>
          </w:r>
        </w:ins>
        <w:ins w:id="522">
          <w:r>
            <w:tab/>
          </w:r>
        </w:ins>
        <w:ins w:id="523">
          <w:r>
            <w:fldChar w:fldCharType="begin"/>
            <w:instrText xml:space="preserve">PAGEREF _Toc9 \h</w:instrText>
            <w:fldChar w:fldCharType="separate"/>
            <w:t xml:space="preserve">12</w:t>
            <w:fldChar w:fldCharType="end"/>
          </w:r>
        </w:ins>
      </w:hyperlink>
      <w:ins w:id="524">
        <w:r/>
      </w:ins>
    </w:p>
    <w:p>
      <w:pPr>
        <w:pStyle w:val="898"/>
        <w:pBdr/>
        <w:tabs>
          <w:tab w:val="right" w:leader="dot" w:pos="10064"/>
        </w:tabs>
        <w:spacing/>
        <w:ind/>
        <w:rPr>
          <w:ins w:id="525" w:author=""/>
        </w:rPr>
      </w:pPr>
      <w:hyperlink w:tooltip="#_Toc10" w:anchor="_Toc10" w:history="1">
        <w:ins w:id="526">
          <w:r>
            <w:rPr>
              <w:rStyle w:val="886"/>
            </w:rPr>
          </w:r>
        </w:ins>
        <w:ins w:id="527">
          <w:r>
            <w:rPr>
              <w:rStyle w:val="886"/>
            </w:rPr>
            <w:t xml:space="preserve">Figure </w:t>
          </w:r>
        </w:ins>
        <w:ins w:id="528">
          <w:r>
            <w:rPr>
              <w:rStyle w:val="886"/>
            </w:rPr>
            <w:t xml:space="preserve">10</w:t>
          </w:r>
        </w:ins>
        <w:ins w:id="529">
          <w:r>
            <w:rPr>
              <w:rStyle w:val="886"/>
            </w:rPr>
            <w:t xml:space="preserve"> : Grille régulière de probes </w:t>
          </w:r>
        </w:ins>
        <w:ins w:id="530">
          <w:r>
            <w:rPr>
              <w:rStyle w:val="886"/>
            </w:rPr>
          </w:r>
        </w:ins>
        <w:ins w:id="531">
          <w:r>
            <w:tab/>
          </w:r>
        </w:ins>
        <w:ins w:id="532">
          <w:r>
            <w:fldChar w:fldCharType="begin"/>
            <w:instrText xml:space="preserve">PAGEREF _Toc10 \h</w:instrText>
            <w:fldChar w:fldCharType="separate"/>
            <w:t xml:space="preserve">13</w:t>
            <w:fldChar w:fldCharType="end"/>
          </w:r>
        </w:ins>
      </w:hyperlink>
      <w:ins w:id="533">
        <w:r/>
      </w:ins>
    </w:p>
    <w:p>
      <w:pPr>
        <w:pStyle w:val="898"/>
        <w:pBdr/>
        <w:tabs>
          <w:tab w:val="right" w:leader="dot" w:pos="10064"/>
        </w:tabs>
        <w:spacing/>
        <w:ind/>
        <w:rPr>
          <w:ins w:id="534" w:author=""/>
          <w:vertAlign w:val="superscript"/>
        </w:rPr>
      </w:pPr>
      <w:hyperlink w:tooltip="#_Toc11" w:anchor="_Toc11" w:history="1">
        <w:ins w:id="535">
          <w:r>
            <w:rPr>
              <w:rStyle w:val="886"/>
            </w:rPr>
          </w:r>
        </w:ins>
        <w:ins w:id="536">
          <w:r>
            <w:rPr>
              <w:rStyle w:val="886"/>
            </w:rPr>
            <w:t xml:space="preserve">Figure </w:t>
          </w:r>
        </w:ins>
        <w:ins w:id="537">
          <w:r>
            <w:rPr>
              <w:rStyle w:val="886"/>
            </w:rPr>
            <w:t xml:space="preserve">11</w:t>
          </w:r>
        </w:ins>
        <w:ins w:id="538">
          <w:r>
            <w:rPr>
              <w:rStyle w:val="886"/>
            </w:rPr>
            <w:t xml:space="preserve"> : Spirale de Fibonacci </w:t>
          </w:r>
        </w:ins>
        <w:ins w:id="539">
          <w:r>
            <w:rPr>
              <w:rStyle w:val="886"/>
              <w:vertAlign w:val="superscript"/>
            </w:rPr>
          </w:r>
        </w:ins>
        <w:ins w:id="540">
          <w:r>
            <w:rPr>
              <w:rStyle w:val="886"/>
              <w:vertAlign w:val="superscript"/>
            </w:rPr>
            <w:t xml:space="preserve">1</w:t>
          </w:r>
        </w:ins>
        <w:ins w:id="541">
          <w:r>
            <w:rPr>
              <w:rStyle w:val="886"/>
              <w:vertAlign w:val="superscript"/>
            </w:rPr>
          </w:r>
        </w:ins>
        <w:ins w:id="542">
          <w:r>
            <w:tab/>
          </w:r>
        </w:ins>
        <w:ins w:id="543">
          <w:r>
            <w:fldChar w:fldCharType="begin"/>
            <w:instrText xml:space="preserve">PAGEREF _Toc11 \h</w:instrText>
            <w:fldChar w:fldCharType="separate"/>
            <w:t xml:space="preserve">14</w:t>
            <w:fldChar w:fldCharType="end"/>
          </w:r>
        </w:ins>
      </w:hyperlink>
      <w:ins w:id="544">
        <w:r>
          <w:rPr>
            <w:vertAlign w:val="superscript"/>
          </w:rPr>
        </w:r>
      </w:ins>
    </w:p>
    <w:p>
      <w:pPr>
        <w:pStyle w:val="898"/>
        <w:pBdr/>
        <w:tabs>
          <w:tab w:val="right" w:leader="dot" w:pos="10064"/>
        </w:tabs>
        <w:spacing/>
        <w:ind/>
        <w:rPr>
          <w:ins w:id="545" w:author=""/>
        </w:rPr>
      </w:pPr>
      <w:hyperlink w:tooltip="#_Toc12" w:anchor="_Toc12" w:history="1">
        <w:ins w:id="546">
          <w:r>
            <w:rPr>
              <w:rStyle w:val="886"/>
            </w:rPr>
          </w:r>
        </w:ins>
        <w:ins w:id="547">
          <w:r>
            <w:rPr>
              <w:rStyle w:val="886"/>
            </w:rPr>
            <w:t xml:space="preserve">Figure </w:t>
          </w:r>
        </w:ins>
        <w:ins w:id="548">
          <w:r>
            <w:rPr>
              <w:rStyle w:val="886"/>
            </w:rPr>
            <w:t xml:space="preserve">12</w:t>
          </w:r>
        </w:ins>
        <w:ins w:id="549">
          <w:r>
            <w:rPr>
              <w:rStyle w:val="886"/>
            </w:rPr>
            <w:t xml:space="preserve"> : Déplacement des probes invalides </w:t>
          </w:r>
        </w:ins>
        <w:ins w:id="550">
          <w:r>
            <w:rPr>
              <w:rStyle w:val="886"/>
            </w:rPr>
          </w:r>
        </w:ins>
        <w:ins w:id="551">
          <w:r>
            <w:tab/>
          </w:r>
        </w:ins>
        <w:ins w:id="552">
          <w:r>
            <w:fldChar w:fldCharType="begin"/>
            <w:instrText xml:space="preserve">PAGEREF _Toc12 \h</w:instrText>
            <w:fldChar w:fldCharType="separate"/>
            <w:t xml:space="preserve">14</w:t>
            <w:fldChar w:fldCharType="end"/>
          </w:r>
        </w:ins>
      </w:hyperlink>
      <w:ins w:id="553">
        <w:r/>
      </w:ins>
    </w:p>
    <w:p>
      <w:pPr>
        <w:pStyle w:val="898"/>
        <w:pBdr/>
        <w:tabs>
          <w:tab w:val="right" w:leader="dot" w:pos="10064"/>
        </w:tabs>
        <w:spacing/>
        <w:ind/>
        <w:rPr>
          <w:ins w:id="554" w:author=""/>
        </w:rPr>
      </w:pPr>
      <w:hyperlink w:tooltip="#_Toc13" w:anchor="_Toc13" w:history="1">
        <w:ins w:id="555">
          <w:r>
            <w:rPr>
              <w:rStyle w:val="886"/>
            </w:rPr>
          </w:r>
        </w:ins>
        <w:ins w:id="556">
          <w:r>
            <w:rPr>
              <w:rStyle w:val="886"/>
            </w:rPr>
            <w:t xml:space="preserve">Figure </w:t>
          </w:r>
        </w:ins>
        <w:ins w:id="557">
          <w:r>
            <w:rPr>
              <w:rStyle w:val="886"/>
            </w:rPr>
            <w:t xml:space="preserve">13</w:t>
          </w:r>
        </w:ins>
        <w:ins w:id="558">
          <w:r>
            <w:rPr>
              <w:rStyle w:val="886"/>
            </w:rPr>
            <w:t xml:space="preserve"> : Dilatation </w:t>
          </w:r>
        </w:ins>
        <w:ins w:id="559">
          <w:r>
            <w:rPr>
              <w:rStyle w:val="886"/>
            </w:rPr>
          </w:r>
        </w:ins>
        <w:ins w:id="560">
          <w:r>
            <w:tab/>
          </w:r>
        </w:ins>
        <w:ins w:id="561">
          <w:r>
            <w:fldChar w:fldCharType="begin"/>
            <w:instrText xml:space="preserve">PAGEREF _Toc13 \h</w:instrText>
            <w:fldChar w:fldCharType="separate"/>
            <w:t xml:space="preserve">15</w:t>
            <w:fldChar w:fldCharType="end"/>
          </w:r>
        </w:ins>
      </w:hyperlink>
      <w:ins w:id="562">
        <w:r/>
      </w:ins>
    </w:p>
    <w:p>
      <w:pPr>
        <w:pStyle w:val="898"/>
        <w:pBdr/>
        <w:tabs>
          <w:tab w:val="right" w:leader="dot" w:pos="10064"/>
        </w:tabs>
        <w:spacing/>
        <w:ind/>
        <w:rPr>
          <w:ins w:id="563" w:author=""/>
        </w:rPr>
      </w:pPr>
      <w:hyperlink w:tooltip="#_Toc14" w:anchor="_Toc14" w:history="1">
        <w:ins w:id="564">
          <w:r>
            <w:rPr>
              <w:rStyle w:val="886"/>
            </w:rPr>
          </w:r>
        </w:ins>
        <w:ins w:id="565">
          <w:r>
            <w:rPr>
              <w:rStyle w:val="886"/>
            </w:rPr>
            <w:t xml:space="preserve">Figure </w:t>
          </w:r>
        </w:ins>
        <w:ins w:id="566">
          <w:r>
            <w:rPr>
              <w:rStyle w:val="886"/>
            </w:rPr>
            <w:t xml:space="preserve">14</w:t>
          </w:r>
        </w:ins>
        <w:ins w:id="567">
          <w:r>
            <w:rPr>
              <w:rStyle w:val="886"/>
            </w:rPr>
            <w:t xml:space="preserve"> : Occultation des probes </w:t>
          </w:r>
        </w:ins>
        <w:ins w:id="568">
          <w:r>
            <w:rPr>
              <w:rStyle w:val="886"/>
            </w:rPr>
          </w:r>
        </w:ins>
        <w:ins w:id="569">
          <w:r>
            <w:tab/>
          </w:r>
        </w:ins>
        <w:ins w:id="570">
          <w:r>
            <w:fldChar w:fldCharType="begin"/>
            <w:instrText xml:space="preserve">PAGEREF _Toc14 \h</w:instrText>
            <w:fldChar w:fldCharType="separate"/>
            <w:t xml:space="preserve">15</w:t>
            <w:fldChar w:fldCharType="end"/>
          </w:r>
        </w:ins>
      </w:hyperlink>
      <w:ins w:id="571">
        <w:r/>
      </w:ins>
    </w:p>
    <w:p>
      <w:pPr>
        <w:pStyle w:val="898"/>
        <w:pBdr/>
        <w:tabs>
          <w:tab w:val="right" w:leader="dot" w:pos="10064"/>
        </w:tabs>
        <w:spacing/>
        <w:ind/>
        <w:rPr>
          <w:ins w:id="572" w:author=""/>
        </w:rPr>
      </w:pPr>
      <w:hyperlink w:tooltip="#_Toc15" w:anchor="_Toc15" w:history="1">
        <w:ins w:id="573">
          <w:r>
            <w:rPr>
              <w:rStyle w:val="886"/>
            </w:rPr>
          </w:r>
        </w:ins>
        <w:ins w:id="574">
          <w:r>
            <w:rPr>
              <w:rStyle w:val="886"/>
            </w:rPr>
            <w:t xml:space="preserve">Figure </w:t>
          </w:r>
        </w:ins>
        <w:ins w:id="575">
          <w:r>
            <w:rPr>
              <w:rStyle w:val="886"/>
            </w:rPr>
            <w:t xml:space="preserve">15</w:t>
          </w:r>
        </w:ins>
        <w:ins w:id="576">
          <w:r>
            <w:rPr>
              <w:rStyle w:val="886"/>
            </w:rPr>
            <w:t xml:space="preserve"> : Octahedral mapping </w:t>
          </w:r>
        </w:ins>
        <w:ins w:id="577">
          <w:r>
            <w:rPr>
              <w:rStyle w:val="886"/>
            </w:rPr>
          </w:r>
        </w:ins>
        <w:ins w:id="578">
          <w:r>
            <w:tab/>
          </w:r>
        </w:ins>
        <w:ins w:id="579">
          <w:r>
            <w:fldChar w:fldCharType="begin"/>
            <w:instrText xml:space="preserve">PAGEREF _Toc15 \h</w:instrText>
            <w:fldChar w:fldCharType="separate"/>
            <w:t xml:space="preserve">16</w:t>
            <w:fldChar w:fldCharType="end"/>
          </w:r>
        </w:ins>
      </w:hyperlink>
      <w:ins w:id="580">
        <w:r/>
      </w:ins>
    </w:p>
    <w:p>
      <w:pPr>
        <w:pStyle w:val="898"/>
        <w:pBdr/>
        <w:tabs>
          <w:tab w:val="right" w:leader="dot" w:pos="10064"/>
        </w:tabs>
        <w:spacing/>
        <w:ind/>
        <w:rPr>
          <w:ins w:id="581" w:author=""/>
        </w:rPr>
      </w:pPr>
      <w:hyperlink w:tooltip="#_Toc16" w:anchor="_Toc16" w:history="1">
        <w:ins w:id="582">
          <w:r>
            <w:rPr>
              <w:rStyle w:val="886"/>
            </w:rPr>
          </w:r>
        </w:ins>
        <w:ins w:id="583">
          <w:r>
            <w:rPr>
              <w:rStyle w:val="886"/>
            </w:rPr>
            <w:t xml:space="preserve">Figure </w:t>
          </w:r>
        </w:ins>
        <w:ins w:id="584">
          <w:r>
            <w:rPr>
              <w:rStyle w:val="886"/>
            </w:rPr>
            <w:t xml:space="preserve">16</w:t>
          </w:r>
        </w:ins>
        <w:ins w:id="585">
          <w:r>
            <w:rPr>
              <w:rStyle w:val="886"/>
            </w:rPr>
            <w:t xml:space="preserve"> : Exemple d'octmap </w:t>
          </w:r>
        </w:ins>
        <w:ins w:id="586">
          <w:r>
            <w:rPr>
              <w:rStyle w:val="886"/>
            </w:rPr>
          </w:r>
        </w:ins>
        <w:ins w:id="587">
          <w:r>
            <w:tab/>
          </w:r>
        </w:ins>
        <w:ins w:id="588">
          <w:r>
            <w:fldChar w:fldCharType="begin"/>
            <w:instrText xml:space="preserve">PAGEREF _Toc16 \h</w:instrText>
            <w:fldChar w:fldCharType="separate"/>
            <w:t xml:space="preserve">16</w:t>
            <w:fldChar w:fldCharType="end"/>
          </w:r>
        </w:ins>
      </w:hyperlink>
      <w:ins w:id="589">
        <w:r/>
      </w:ins>
    </w:p>
    <w:p>
      <w:pPr>
        <w:pStyle w:val="898"/>
        <w:pBdr/>
        <w:tabs>
          <w:tab w:val="right" w:leader="dot" w:pos="10064"/>
        </w:tabs>
        <w:spacing/>
        <w:ind/>
        <w:rPr>
          <w:ins w:id="590" w:author=""/>
          <w:rFonts w:ascii="Cambria Math" w:hAnsi="Cambria Math" w:eastAsia="Cambria Math" w:cs="Cambria Math"/>
        </w:rPr>
      </w:pPr>
      <w:hyperlink w:tooltip="#_Toc17" w:anchor="_Toc17" w:history="1">
        <w:ins w:id="591">
          <w:r>
            <w:rPr>
              <w:rStyle w:val="886"/>
            </w:rPr>
          </w:r>
        </w:ins>
        <w:ins w:id="592">
          <w:r>
            <w:rPr>
              <w:rStyle w:val="886"/>
            </w:rPr>
            <w:t xml:space="preserve">Figure </w:t>
          </w:r>
        </w:ins>
        <w:ins w:id="593">
          <w:r>
            <w:rPr>
              <w:rStyle w:val="886"/>
            </w:rPr>
            <w:t xml:space="preserve">17</w:t>
          </w:r>
        </w:ins>
        <w:ins w:id="594">
          <w:r>
            <w:rPr>
              <w:rStyle w:val="886"/>
            </w:rPr>
            <w:t xml:space="preserve"> : Directions de l'octaèdre </w:t>
          </w:r>
        </w:ins>
        <w:ins w:id="595">
          <w:r>
            <w:rPr>
              <w:rStyle w:val="886"/>
              <w:rFonts w:ascii="Cambria Math" w:hAnsi="Cambria Math" w:eastAsia="Cambria Math" w:cs="Cambria Math"/>
            </w:rPr>
          </w:r>
        </w:ins>
        <w:ins w:id="596">
          <w:r>
            <w:tab/>
          </w:r>
        </w:ins>
        <w:ins w:id="597">
          <w:r>
            <w:fldChar w:fldCharType="begin"/>
            <w:instrText xml:space="preserve">PAGEREF _Toc17 \h</w:instrText>
            <w:fldChar w:fldCharType="separate"/>
            <w:t xml:space="preserve">16</w:t>
            <w:fldChar w:fldCharType="end"/>
          </w:r>
        </w:ins>
      </w:hyperlink>
      <w:ins w:id="598">
        <w:r>
          <w:rPr>
            <w:rFonts w:ascii="Cambria Math" w:hAnsi="Cambria Math" w:eastAsia="Cambria Math" w:cs="Cambria Math"/>
          </w:rPr>
        </w:r>
      </w:ins>
    </w:p>
    <w:p>
      <w:pPr>
        <w:pBdr/>
        <w:spacing/>
        <w:ind/>
        <w:rPr>
          <w:ins w:id="599" w:author=""/>
        </w:rPr>
      </w:pPr>
      <w:r/>
      <w:r/>
      <w:r>
        <w:fldChar w:fldCharType="end"/>
      </w:r>
      <w:r/>
      <w:ins w:id="600">
        <w:r/>
      </w:ins>
    </w:p>
    <w:p>
      <w:pPr>
        <w:pStyle w:val="841"/>
        <w:pBdr/>
        <w:spacing/>
        <w:ind/>
        <w:rPr/>
      </w:pPr>
      <w:ins w:id="601">
        <w:r/>
      </w:ins>
      <w:r>
        <w:t xml:space="preserve">Annexes</w:t>
      </w:r>
      <w:ins w:id="602">
        <w:r/>
      </w:ins>
      <w:r/>
    </w:p>
    <w:p>
      <w:pPr>
        <w:pStyle w:val="843"/>
        <w:pBdr/>
        <w:spacing/>
        <w:ind/>
        <w:rPr/>
      </w:pPr>
      <w:r/>
      <w:r/>
    </w:p>
    <w:sectPr>
      <w:headerReference w:type="default" r:id="rId10"/>
      <w:footnotePr/>
      <w:endnotePr/>
      <w:type w:val="nextPage"/>
      <w:pgSz w:h="16838" w:orient="portrait" w:w="11906"/>
      <w:pgMar w:top="1134" w:right="850" w:bottom="1134" w:left="992"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5"/>
      <w:pBdr/>
      <w:spacing/>
      <w:ind/>
      <w:rPr>
        <w:ins w:id="603" w:author=""/>
      </w:rPr>
    </w:pPr>
    <w:ins w:id="604">
      <w:r/>
    </w:ins>
    <w:ins w:id="605">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7">
    <w:name w:val="Placeholder Text"/>
    <w:basedOn w:val="850"/>
    <w:uiPriority w:val="99"/>
    <w:semiHidden/>
    <w:pPr>
      <w:pBdr/>
      <w:spacing/>
      <w:ind/>
    </w:pPr>
    <w:rPr>
      <w:color w:val="666666"/>
    </w:rPr>
  </w:style>
  <w:style w:type="table" w:styleId="715">
    <w:name w:val="Table Grid"/>
    <w:basedOn w:val="90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Table Grid Light"/>
    <w:basedOn w:val="90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Plain Table 1"/>
    <w:basedOn w:val="90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Plain Table 2"/>
    <w:basedOn w:val="90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3"/>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4"/>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5"/>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w:basedOn w:val="9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 Accent 1"/>
    <w:basedOn w:val="9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2"/>
    <w:basedOn w:val="9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3"/>
    <w:basedOn w:val="9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4"/>
    <w:basedOn w:val="9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5"/>
    <w:basedOn w:val="9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6"/>
    <w:basedOn w:val="9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w:basedOn w:val="9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 Accent 1"/>
    <w:basedOn w:val="9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5"/>
    <w:basedOn w:val="9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6"/>
    <w:basedOn w:val="9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w:basedOn w:val="9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 Accent 1"/>
    <w:basedOn w:val="9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5"/>
    <w:basedOn w:val="9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6"/>
    <w:basedOn w:val="9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w:basedOn w:val="9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 Accent 1"/>
    <w:basedOn w:val="9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2"/>
    <w:basedOn w:val="9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3"/>
    <w:basedOn w:val="9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4"/>
    <w:basedOn w:val="9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5"/>
    <w:basedOn w:val="9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6"/>
    <w:basedOn w:val="9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Accent 1"/>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 Accent 2"/>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 Accent 3"/>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Accent 4"/>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5"/>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 Accent 6"/>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6 Colorful"/>
    <w:basedOn w:val="9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8">
    <w:name w:val="Grid Table 6 Colorful - Accent 1"/>
    <w:basedOn w:val="9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9">
    <w:name w:val="Grid Table 6 Colorful - Accent 2"/>
    <w:basedOn w:val="9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0">
    <w:name w:val="Grid Table 6 Colorful - Accent 3"/>
    <w:basedOn w:val="9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1">
    <w:name w:val="Grid Table 6 Colorful - Accent 4"/>
    <w:basedOn w:val="9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2">
    <w:name w:val="Grid Table 6 Colorful - Accent 5"/>
    <w:basedOn w:val="9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3">
    <w:name w:val="Grid Table 6 Colorful - Accent 6"/>
    <w:basedOn w:val="9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4">
    <w:name w:val="Grid Table 7 Colorful"/>
    <w:basedOn w:val="9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7 Colorful - Accent 1"/>
    <w:basedOn w:val="9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5"/>
    <w:basedOn w:val="9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6"/>
    <w:basedOn w:val="9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 Accent 1"/>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2"/>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3"/>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4"/>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5"/>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6"/>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w:basedOn w:val="9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1"/>
    <w:basedOn w:val="9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2"/>
    <w:basedOn w:val="9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3"/>
    <w:basedOn w:val="9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4"/>
    <w:basedOn w:val="9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5"/>
    <w:basedOn w:val="9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6"/>
    <w:basedOn w:val="9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w:basedOn w:val="9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1"/>
    <w:basedOn w:val="9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2"/>
    <w:basedOn w:val="9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3"/>
    <w:basedOn w:val="9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4"/>
    <w:basedOn w:val="9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5"/>
    <w:basedOn w:val="9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6"/>
    <w:basedOn w:val="9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w:basedOn w:val="9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1"/>
    <w:basedOn w:val="9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2"/>
    <w:basedOn w:val="9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3"/>
    <w:basedOn w:val="9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4"/>
    <w:basedOn w:val="9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5"/>
    <w:basedOn w:val="9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6"/>
    <w:basedOn w:val="9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5 Dark"/>
    <w:basedOn w:val="9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1"/>
    <w:basedOn w:val="9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2"/>
    <w:basedOn w:val="9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3"/>
    <w:basedOn w:val="9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4"/>
    <w:basedOn w:val="9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5"/>
    <w:basedOn w:val="9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6"/>
    <w:basedOn w:val="9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6 Colorful"/>
    <w:basedOn w:val="9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1"/>
    <w:basedOn w:val="9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2"/>
    <w:basedOn w:val="9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3"/>
    <w:basedOn w:val="9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4"/>
    <w:basedOn w:val="9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5"/>
    <w:basedOn w:val="9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6"/>
    <w:basedOn w:val="9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7 Colorful"/>
    <w:basedOn w:val="9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4">
    <w:name w:val="List Table 7 Colorful - Accent 1"/>
    <w:basedOn w:val="9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15">
    <w:name w:val="List Table 7 Colorful - Accent 2"/>
    <w:basedOn w:val="9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6">
    <w:name w:val="List Table 7 Colorful - Accent 3"/>
    <w:basedOn w:val="9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7">
    <w:name w:val="List Table 7 Colorful - Accent 4"/>
    <w:basedOn w:val="9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8">
    <w:name w:val="List Table 7 Colorful - Accent 5"/>
    <w:basedOn w:val="9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9">
    <w:name w:val="List Table 7 Colorful - Accent 6"/>
    <w:basedOn w:val="9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0">
    <w:name w:val="Lined - Accent"/>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ned - Accent 1"/>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2"/>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3"/>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4"/>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5"/>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6"/>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w:basedOn w:val="9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1"/>
    <w:basedOn w:val="9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2"/>
    <w:basedOn w:val="9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3"/>
    <w:basedOn w:val="9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4"/>
    <w:basedOn w:val="9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5"/>
    <w:basedOn w:val="9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6"/>
    <w:basedOn w:val="9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w:basedOn w:val="9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 Accent 1"/>
    <w:basedOn w:val="9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2"/>
    <w:basedOn w:val="9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3"/>
    <w:basedOn w:val="9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4"/>
    <w:basedOn w:val="9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5"/>
    <w:basedOn w:val="9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6"/>
    <w:basedOn w:val="9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1">
    <w:name w:val="Heading 1"/>
    <w:basedOn w:val="899"/>
    <w:next w:val="899"/>
    <w:link w:val="851"/>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42">
    <w:name w:val="Heading 2"/>
    <w:basedOn w:val="899"/>
    <w:next w:val="899"/>
    <w:link w:val="852"/>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43">
    <w:name w:val="Heading 3"/>
    <w:basedOn w:val="842"/>
    <w:next w:val="899"/>
    <w:link w:val="853"/>
    <w:uiPriority w:val="9"/>
    <w:unhideWhenUsed/>
    <w:qFormat/>
    <w:pPr>
      <w:pBdr/>
      <w:spacing/>
      <w:ind/>
    </w:pPr>
    <w:rPr>
      <w:sz w:val="28"/>
      <w:szCs w:val="28"/>
    </w:rPr>
  </w:style>
  <w:style w:type="paragraph" w:styleId="844">
    <w:name w:val="Heading 4"/>
    <w:basedOn w:val="899"/>
    <w:next w:val="899"/>
    <w:link w:val="854"/>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rPr>
  </w:style>
  <w:style w:type="paragraph" w:styleId="845">
    <w:name w:val="Heading 5"/>
    <w:basedOn w:val="899"/>
    <w:next w:val="899"/>
    <w:link w:val="85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6">
    <w:name w:val="Heading 6"/>
    <w:basedOn w:val="899"/>
    <w:next w:val="899"/>
    <w:link w:val="85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7">
    <w:name w:val="Heading 7"/>
    <w:basedOn w:val="899"/>
    <w:next w:val="899"/>
    <w:link w:val="85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8">
    <w:name w:val="Heading 8"/>
    <w:basedOn w:val="899"/>
    <w:next w:val="899"/>
    <w:link w:val="85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9">
    <w:name w:val="Heading 9"/>
    <w:basedOn w:val="899"/>
    <w:next w:val="899"/>
    <w:link w:val="85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50" w:default="1">
    <w:name w:val="Default Paragraph Font"/>
    <w:uiPriority w:val="1"/>
    <w:semiHidden/>
    <w:unhideWhenUsed/>
    <w:pPr>
      <w:pBdr/>
      <w:spacing/>
      <w:ind/>
    </w:pPr>
  </w:style>
  <w:style w:type="character" w:styleId="851">
    <w:name w:val="Heading 1 Char"/>
    <w:link w:val="841"/>
    <w:uiPriority w:val="9"/>
    <w:pPr>
      <w:pBdr/>
      <w:spacing/>
      <w:ind/>
    </w:pPr>
    <w:rPr>
      <w:color w:val="548235" w:themeColor="accent6" w:themeShade="BF"/>
      <w:sz w:val="36"/>
      <w:szCs w:val="36"/>
    </w:rPr>
  </w:style>
  <w:style w:type="character" w:styleId="852">
    <w:name w:val="Heading 2 Char"/>
    <w:link w:val="842"/>
    <w:uiPriority w:val="9"/>
    <w:pPr>
      <w:pBdr/>
      <w:spacing/>
      <w:ind/>
    </w:pPr>
    <w:rPr>
      <w:color w:val="a9d18e" w:themeColor="accent6" w:themeTint="99"/>
    </w:rPr>
  </w:style>
  <w:style w:type="character" w:styleId="853">
    <w:name w:val="Heading 3 Char"/>
    <w:link w:val="843"/>
    <w:uiPriority w:val="9"/>
    <w:pPr>
      <w:pBdr/>
      <w:spacing/>
      <w:ind/>
    </w:pPr>
    <w:rPr>
      <w:sz w:val="28"/>
      <w:szCs w:val="28"/>
    </w:rPr>
  </w:style>
  <w:style w:type="character" w:styleId="854">
    <w:name w:val="Heading 4 Char"/>
    <w:link w:val="844"/>
    <w:uiPriority w:val="9"/>
    <w:pPr>
      <w:pBdr/>
      <w:spacing/>
      <w:ind/>
    </w:pPr>
    <w:rPr>
      <w:b w:val="0"/>
      <w:bCs w:val="0"/>
      <w:color w:val="a9d18e" w:themeColor="accent6" w:themeTint="99"/>
    </w:rPr>
  </w:style>
  <w:style w:type="character" w:styleId="855">
    <w:name w:val="Heading 5 Char"/>
    <w:basedOn w:val="850"/>
    <w:link w:val="845"/>
    <w:uiPriority w:val="9"/>
    <w:pPr>
      <w:pBdr/>
      <w:spacing/>
      <w:ind/>
    </w:pPr>
    <w:rPr>
      <w:rFonts w:ascii="Arial" w:hAnsi="Arial" w:eastAsia="Arial" w:cs="Arial"/>
      <w:color w:val="0f4761" w:themeColor="accent1" w:themeShade="BF"/>
    </w:rPr>
  </w:style>
  <w:style w:type="character" w:styleId="856">
    <w:name w:val="Heading 6 Char"/>
    <w:basedOn w:val="850"/>
    <w:link w:val="846"/>
    <w:uiPriority w:val="9"/>
    <w:pPr>
      <w:pBdr/>
      <w:spacing/>
      <w:ind/>
    </w:pPr>
    <w:rPr>
      <w:rFonts w:ascii="Arial" w:hAnsi="Arial" w:eastAsia="Arial" w:cs="Arial"/>
      <w:i/>
      <w:iCs/>
      <w:color w:val="595959" w:themeColor="text1" w:themeTint="A6"/>
    </w:rPr>
  </w:style>
  <w:style w:type="character" w:styleId="857">
    <w:name w:val="Heading 7 Char"/>
    <w:basedOn w:val="850"/>
    <w:link w:val="847"/>
    <w:uiPriority w:val="9"/>
    <w:pPr>
      <w:pBdr/>
      <w:spacing/>
      <w:ind/>
    </w:pPr>
    <w:rPr>
      <w:rFonts w:ascii="Arial" w:hAnsi="Arial" w:eastAsia="Arial" w:cs="Arial"/>
      <w:color w:val="595959" w:themeColor="text1" w:themeTint="A6"/>
    </w:rPr>
  </w:style>
  <w:style w:type="character" w:styleId="858">
    <w:name w:val="Heading 8 Char"/>
    <w:basedOn w:val="850"/>
    <w:link w:val="848"/>
    <w:uiPriority w:val="9"/>
    <w:pPr>
      <w:pBdr/>
      <w:spacing/>
      <w:ind/>
    </w:pPr>
    <w:rPr>
      <w:rFonts w:ascii="Arial" w:hAnsi="Arial" w:eastAsia="Arial" w:cs="Arial"/>
      <w:i/>
      <w:iCs/>
      <w:color w:val="272727" w:themeColor="text1" w:themeTint="D8"/>
    </w:rPr>
  </w:style>
  <w:style w:type="character" w:styleId="859">
    <w:name w:val="Heading 9 Char"/>
    <w:basedOn w:val="850"/>
    <w:link w:val="849"/>
    <w:uiPriority w:val="9"/>
    <w:pPr>
      <w:pBdr/>
      <w:spacing/>
      <w:ind/>
    </w:pPr>
    <w:rPr>
      <w:rFonts w:ascii="Arial" w:hAnsi="Arial" w:eastAsia="Arial" w:cs="Arial"/>
      <w:i/>
      <w:iCs/>
      <w:color w:val="272727" w:themeColor="text1" w:themeTint="D8"/>
    </w:rPr>
  </w:style>
  <w:style w:type="paragraph" w:styleId="860">
    <w:name w:val="Title"/>
    <w:basedOn w:val="899"/>
    <w:next w:val="899"/>
    <w:link w:val="861"/>
    <w:uiPriority w:val="10"/>
    <w:qFormat/>
    <w:pPr>
      <w:pBdr/>
      <w:spacing w:after="80" w:line="240" w:lineRule="auto"/>
      <w:ind/>
      <w:contextualSpacing w:val="true"/>
    </w:pPr>
    <w:rPr>
      <w:rFonts w:ascii="Arial" w:hAnsi="Arial" w:eastAsia="Arial" w:cs="Arial"/>
      <w:spacing w:val="-10"/>
      <w:sz w:val="56"/>
      <w:szCs w:val="56"/>
    </w:rPr>
  </w:style>
  <w:style w:type="character" w:styleId="861">
    <w:name w:val="Title Char"/>
    <w:basedOn w:val="850"/>
    <w:link w:val="860"/>
    <w:uiPriority w:val="10"/>
    <w:pPr>
      <w:pBdr/>
      <w:spacing/>
      <w:ind/>
    </w:pPr>
    <w:rPr>
      <w:rFonts w:ascii="Arial" w:hAnsi="Arial" w:eastAsia="Arial" w:cs="Arial"/>
      <w:spacing w:val="-10"/>
      <w:sz w:val="56"/>
      <w:szCs w:val="56"/>
    </w:rPr>
  </w:style>
  <w:style w:type="paragraph" w:styleId="862">
    <w:name w:val="Subtitle"/>
    <w:basedOn w:val="899"/>
    <w:next w:val="899"/>
    <w:link w:val="863"/>
    <w:uiPriority w:val="11"/>
    <w:qFormat/>
    <w:pPr>
      <w:numPr>
        <w:ilvl w:val="1"/>
      </w:numPr>
      <w:pBdr/>
      <w:spacing/>
      <w:ind/>
    </w:pPr>
    <w:rPr>
      <w:color w:val="595959" w:themeColor="text1" w:themeTint="A6"/>
      <w:spacing w:val="15"/>
      <w:sz w:val="28"/>
      <w:szCs w:val="28"/>
    </w:rPr>
  </w:style>
  <w:style w:type="character" w:styleId="863">
    <w:name w:val="Subtitle Char"/>
    <w:basedOn w:val="850"/>
    <w:link w:val="862"/>
    <w:uiPriority w:val="11"/>
    <w:pPr>
      <w:pBdr/>
      <w:spacing/>
      <w:ind/>
    </w:pPr>
    <w:rPr>
      <w:color w:val="595959" w:themeColor="text1" w:themeTint="A6"/>
      <w:spacing w:val="15"/>
      <w:sz w:val="28"/>
      <w:szCs w:val="28"/>
    </w:rPr>
  </w:style>
  <w:style w:type="paragraph" w:styleId="864">
    <w:name w:val="Quote"/>
    <w:basedOn w:val="899"/>
    <w:next w:val="899"/>
    <w:link w:val="865"/>
    <w:uiPriority w:val="29"/>
    <w:qFormat/>
    <w:pPr>
      <w:pBdr/>
      <w:spacing w:before="160"/>
      <w:ind/>
      <w:jc w:val="center"/>
    </w:pPr>
    <w:rPr>
      <w:i/>
      <w:iCs/>
      <w:color w:val="404040" w:themeColor="text1" w:themeTint="BF"/>
    </w:rPr>
  </w:style>
  <w:style w:type="character" w:styleId="865">
    <w:name w:val="Quote Char"/>
    <w:basedOn w:val="850"/>
    <w:link w:val="864"/>
    <w:uiPriority w:val="29"/>
    <w:pPr>
      <w:pBdr/>
      <w:spacing/>
      <w:ind/>
    </w:pPr>
    <w:rPr>
      <w:i/>
      <w:iCs/>
      <w:color w:val="404040" w:themeColor="text1" w:themeTint="BF"/>
    </w:rPr>
  </w:style>
  <w:style w:type="character" w:styleId="866">
    <w:name w:val="Intense Emphasis"/>
    <w:basedOn w:val="850"/>
    <w:uiPriority w:val="21"/>
    <w:qFormat/>
    <w:pPr>
      <w:pBdr/>
      <w:spacing/>
      <w:ind/>
    </w:pPr>
    <w:rPr>
      <w:i/>
      <w:iCs/>
      <w:color w:val="0f4761" w:themeColor="accent1" w:themeShade="BF"/>
    </w:rPr>
  </w:style>
  <w:style w:type="paragraph" w:styleId="867">
    <w:name w:val="Intense Quote"/>
    <w:basedOn w:val="899"/>
    <w:next w:val="899"/>
    <w:link w:val="8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8">
    <w:name w:val="Intense Quote Char"/>
    <w:basedOn w:val="850"/>
    <w:link w:val="867"/>
    <w:uiPriority w:val="30"/>
    <w:pPr>
      <w:pBdr/>
      <w:spacing/>
      <w:ind/>
    </w:pPr>
    <w:rPr>
      <w:i/>
      <w:iCs/>
      <w:color w:val="0f4761" w:themeColor="accent1" w:themeShade="BF"/>
    </w:rPr>
  </w:style>
  <w:style w:type="character" w:styleId="869">
    <w:name w:val="Intense Reference"/>
    <w:basedOn w:val="850"/>
    <w:uiPriority w:val="32"/>
    <w:qFormat/>
    <w:pPr>
      <w:pBdr/>
      <w:spacing/>
      <w:ind/>
    </w:pPr>
    <w:rPr>
      <w:b/>
      <w:bCs/>
      <w:smallCaps/>
      <w:color w:val="0f4761" w:themeColor="accent1" w:themeShade="BF"/>
      <w:spacing w:val="5"/>
    </w:rPr>
  </w:style>
  <w:style w:type="character" w:styleId="870">
    <w:name w:val="Subtle Emphasis"/>
    <w:basedOn w:val="850"/>
    <w:uiPriority w:val="19"/>
    <w:qFormat/>
    <w:pPr>
      <w:pBdr/>
      <w:spacing/>
      <w:ind/>
    </w:pPr>
    <w:rPr>
      <w:i/>
      <w:iCs/>
      <w:color w:val="404040" w:themeColor="text1" w:themeTint="BF"/>
    </w:rPr>
  </w:style>
  <w:style w:type="character" w:styleId="871">
    <w:name w:val="Emphasis"/>
    <w:basedOn w:val="850"/>
    <w:uiPriority w:val="20"/>
    <w:qFormat/>
    <w:pPr>
      <w:pBdr/>
      <w:spacing/>
      <w:ind/>
    </w:pPr>
    <w:rPr>
      <w:i/>
      <w:iCs/>
    </w:rPr>
  </w:style>
  <w:style w:type="character" w:styleId="872">
    <w:name w:val="Strong"/>
    <w:basedOn w:val="850"/>
    <w:uiPriority w:val="22"/>
    <w:qFormat/>
    <w:pPr>
      <w:pBdr/>
      <w:spacing/>
      <w:ind/>
    </w:pPr>
    <w:rPr>
      <w:b/>
      <w:bCs/>
    </w:rPr>
  </w:style>
  <w:style w:type="character" w:styleId="873">
    <w:name w:val="Subtle Reference"/>
    <w:basedOn w:val="850"/>
    <w:uiPriority w:val="31"/>
    <w:qFormat/>
    <w:pPr>
      <w:pBdr/>
      <w:spacing/>
      <w:ind/>
    </w:pPr>
    <w:rPr>
      <w:smallCaps/>
      <w:color w:val="5a5a5a" w:themeColor="text1" w:themeTint="A5"/>
    </w:rPr>
  </w:style>
  <w:style w:type="character" w:styleId="874">
    <w:name w:val="Book Title"/>
    <w:basedOn w:val="850"/>
    <w:uiPriority w:val="33"/>
    <w:qFormat/>
    <w:pPr>
      <w:pBdr/>
      <w:spacing/>
      <w:ind/>
    </w:pPr>
    <w:rPr>
      <w:b/>
      <w:bCs/>
      <w:i/>
      <w:iCs/>
      <w:spacing w:val="5"/>
    </w:rPr>
  </w:style>
  <w:style w:type="paragraph" w:styleId="875">
    <w:name w:val="Header"/>
    <w:basedOn w:val="899"/>
    <w:link w:val="876"/>
    <w:uiPriority w:val="99"/>
    <w:unhideWhenUsed/>
    <w:pPr>
      <w:pBdr/>
      <w:tabs>
        <w:tab w:val="center" w:leader="none" w:pos="4844"/>
        <w:tab w:val="right" w:leader="none" w:pos="9689"/>
      </w:tabs>
      <w:spacing w:after="0" w:line="240" w:lineRule="auto"/>
      <w:ind/>
    </w:pPr>
  </w:style>
  <w:style w:type="character" w:styleId="876">
    <w:name w:val="Header Char"/>
    <w:basedOn w:val="850"/>
    <w:link w:val="875"/>
    <w:uiPriority w:val="99"/>
    <w:pPr>
      <w:pBdr/>
      <w:spacing/>
      <w:ind/>
    </w:pPr>
  </w:style>
  <w:style w:type="paragraph" w:styleId="877">
    <w:name w:val="Footer"/>
    <w:basedOn w:val="899"/>
    <w:link w:val="878"/>
    <w:uiPriority w:val="99"/>
    <w:unhideWhenUsed/>
    <w:pPr>
      <w:pBdr/>
      <w:tabs>
        <w:tab w:val="center" w:leader="none" w:pos="4844"/>
        <w:tab w:val="right" w:leader="none" w:pos="9689"/>
      </w:tabs>
      <w:spacing w:after="0" w:line="240" w:lineRule="auto"/>
      <w:ind/>
    </w:pPr>
  </w:style>
  <w:style w:type="character" w:styleId="878">
    <w:name w:val="Footer Char"/>
    <w:basedOn w:val="850"/>
    <w:link w:val="877"/>
    <w:uiPriority w:val="99"/>
    <w:pPr>
      <w:pBdr/>
      <w:spacing/>
      <w:ind/>
    </w:pPr>
  </w:style>
  <w:style w:type="paragraph" w:styleId="879">
    <w:name w:val="Caption"/>
    <w:basedOn w:val="899"/>
    <w:next w:val="899"/>
    <w:uiPriority w:val="35"/>
    <w:unhideWhenUsed/>
    <w:qFormat/>
    <w:pPr>
      <w:pBdr/>
      <w:spacing w:after="200" w:line="240" w:lineRule="auto"/>
      <w:ind/>
    </w:pPr>
    <w:rPr>
      <w:i/>
      <w:iCs/>
      <w:color w:val="0e2841" w:themeColor="text2"/>
      <w:sz w:val="18"/>
      <w:szCs w:val="18"/>
    </w:rPr>
  </w:style>
  <w:style w:type="paragraph" w:styleId="880">
    <w:name w:val="footnote text"/>
    <w:basedOn w:val="899"/>
    <w:link w:val="881"/>
    <w:uiPriority w:val="99"/>
    <w:semiHidden/>
    <w:unhideWhenUsed/>
    <w:pPr>
      <w:pBdr/>
      <w:spacing w:after="0" w:line="240" w:lineRule="auto"/>
      <w:ind/>
    </w:pPr>
    <w:rPr>
      <w:sz w:val="20"/>
      <w:szCs w:val="20"/>
    </w:rPr>
  </w:style>
  <w:style w:type="character" w:styleId="881">
    <w:name w:val="Footnote Text Char"/>
    <w:basedOn w:val="850"/>
    <w:link w:val="880"/>
    <w:uiPriority w:val="99"/>
    <w:semiHidden/>
    <w:pPr>
      <w:pBdr/>
      <w:spacing/>
      <w:ind/>
    </w:pPr>
    <w:rPr>
      <w:sz w:val="20"/>
      <w:szCs w:val="20"/>
    </w:rPr>
  </w:style>
  <w:style w:type="character" w:styleId="882">
    <w:name w:val="footnote reference"/>
    <w:basedOn w:val="850"/>
    <w:uiPriority w:val="99"/>
    <w:semiHidden/>
    <w:unhideWhenUsed/>
    <w:pPr>
      <w:pBdr/>
      <w:spacing/>
      <w:ind/>
    </w:pPr>
    <w:rPr>
      <w:vertAlign w:val="superscript"/>
    </w:rPr>
  </w:style>
  <w:style w:type="paragraph" w:styleId="883">
    <w:name w:val="endnote text"/>
    <w:basedOn w:val="899"/>
    <w:link w:val="884"/>
    <w:uiPriority w:val="99"/>
    <w:semiHidden/>
    <w:unhideWhenUsed/>
    <w:pPr>
      <w:pBdr/>
      <w:spacing w:after="0" w:line="240" w:lineRule="auto"/>
      <w:ind/>
    </w:pPr>
    <w:rPr>
      <w:sz w:val="20"/>
      <w:szCs w:val="20"/>
    </w:rPr>
  </w:style>
  <w:style w:type="character" w:styleId="884">
    <w:name w:val="Endnote Text Char"/>
    <w:basedOn w:val="850"/>
    <w:link w:val="883"/>
    <w:uiPriority w:val="99"/>
    <w:semiHidden/>
    <w:pPr>
      <w:pBdr/>
      <w:spacing/>
      <w:ind/>
    </w:pPr>
    <w:rPr>
      <w:sz w:val="20"/>
      <w:szCs w:val="20"/>
    </w:rPr>
  </w:style>
  <w:style w:type="character" w:styleId="885">
    <w:name w:val="endnote reference"/>
    <w:basedOn w:val="850"/>
    <w:uiPriority w:val="99"/>
    <w:semiHidden/>
    <w:unhideWhenUsed/>
    <w:pPr>
      <w:pBdr/>
      <w:spacing/>
      <w:ind/>
    </w:pPr>
    <w:rPr>
      <w:vertAlign w:val="superscript"/>
    </w:rPr>
  </w:style>
  <w:style w:type="character" w:styleId="886">
    <w:name w:val="Hyperlink"/>
    <w:basedOn w:val="850"/>
    <w:uiPriority w:val="99"/>
    <w:unhideWhenUsed/>
    <w:pPr>
      <w:pBdr/>
      <w:spacing/>
      <w:ind/>
    </w:pPr>
    <w:rPr>
      <w:color w:val="0563c1" w:themeColor="hyperlink"/>
      <w:u w:val="single"/>
    </w:rPr>
  </w:style>
  <w:style w:type="character" w:styleId="887">
    <w:name w:val="FollowedHyperlink"/>
    <w:basedOn w:val="850"/>
    <w:uiPriority w:val="99"/>
    <w:semiHidden/>
    <w:unhideWhenUsed/>
    <w:pPr>
      <w:pBdr/>
      <w:spacing/>
      <w:ind/>
    </w:pPr>
    <w:rPr>
      <w:color w:val="954f72" w:themeColor="followedHyperlink"/>
      <w:u w:val="single"/>
    </w:rPr>
  </w:style>
  <w:style w:type="paragraph" w:styleId="888">
    <w:name w:val="toc 1"/>
    <w:basedOn w:val="899"/>
    <w:next w:val="899"/>
    <w:uiPriority w:val="39"/>
    <w:unhideWhenUsed/>
    <w:pPr>
      <w:pBdr/>
      <w:spacing w:after="100"/>
      <w:ind/>
    </w:pPr>
  </w:style>
  <w:style w:type="paragraph" w:styleId="889">
    <w:name w:val="toc 2"/>
    <w:basedOn w:val="899"/>
    <w:next w:val="899"/>
    <w:uiPriority w:val="39"/>
    <w:unhideWhenUsed/>
    <w:pPr>
      <w:pBdr/>
      <w:spacing w:after="100"/>
      <w:ind w:left="220"/>
    </w:pPr>
  </w:style>
  <w:style w:type="paragraph" w:styleId="890">
    <w:name w:val="toc 3"/>
    <w:basedOn w:val="899"/>
    <w:next w:val="899"/>
    <w:uiPriority w:val="39"/>
    <w:unhideWhenUsed/>
    <w:pPr>
      <w:pBdr/>
      <w:spacing w:after="100"/>
      <w:ind w:left="440"/>
    </w:pPr>
  </w:style>
  <w:style w:type="paragraph" w:styleId="891">
    <w:name w:val="toc 4"/>
    <w:basedOn w:val="899"/>
    <w:next w:val="899"/>
    <w:uiPriority w:val="39"/>
    <w:unhideWhenUsed/>
    <w:pPr>
      <w:pBdr/>
      <w:spacing w:after="100"/>
      <w:ind w:left="660"/>
    </w:pPr>
  </w:style>
  <w:style w:type="paragraph" w:styleId="892">
    <w:name w:val="toc 5"/>
    <w:basedOn w:val="899"/>
    <w:next w:val="899"/>
    <w:uiPriority w:val="39"/>
    <w:unhideWhenUsed/>
    <w:pPr>
      <w:pBdr/>
      <w:spacing w:after="100"/>
      <w:ind w:left="880"/>
    </w:pPr>
  </w:style>
  <w:style w:type="paragraph" w:styleId="893">
    <w:name w:val="toc 6"/>
    <w:basedOn w:val="899"/>
    <w:next w:val="899"/>
    <w:uiPriority w:val="39"/>
    <w:unhideWhenUsed/>
    <w:pPr>
      <w:pBdr/>
      <w:spacing w:after="100"/>
      <w:ind w:left="1100"/>
    </w:pPr>
  </w:style>
  <w:style w:type="paragraph" w:styleId="894">
    <w:name w:val="toc 7"/>
    <w:basedOn w:val="899"/>
    <w:next w:val="899"/>
    <w:uiPriority w:val="39"/>
    <w:unhideWhenUsed/>
    <w:pPr>
      <w:pBdr/>
      <w:spacing w:after="100"/>
      <w:ind w:left="1320"/>
    </w:pPr>
  </w:style>
  <w:style w:type="paragraph" w:styleId="895">
    <w:name w:val="toc 8"/>
    <w:basedOn w:val="899"/>
    <w:next w:val="899"/>
    <w:uiPriority w:val="39"/>
    <w:unhideWhenUsed/>
    <w:pPr>
      <w:pBdr/>
      <w:spacing w:after="100"/>
      <w:ind w:left="1540"/>
    </w:pPr>
  </w:style>
  <w:style w:type="paragraph" w:styleId="896">
    <w:name w:val="toc 9"/>
    <w:basedOn w:val="899"/>
    <w:next w:val="899"/>
    <w:uiPriority w:val="39"/>
    <w:unhideWhenUsed/>
    <w:pPr>
      <w:pBdr/>
      <w:spacing w:after="100"/>
      <w:ind w:left="1760"/>
    </w:pPr>
  </w:style>
  <w:style w:type="paragraph" w:styleId="897">
    <w:name w:val="TOC Heading"/>
    <w:uiPriority w:val="39"/>
    <w:unhideWhenUsed/>
    <w:pPr>
      <w:pBdr/>
      <w:spacing/>
      <w:ind/>
    </w:pPr>
  </w:style>
  <w:style w:type="paragraph" w:styleId="898">
    <w:name w:val="table of figures"/>
    <w:basedOn w:val="899"/>
    <w:next w:val="899"/>
    <w:uiPriority w:val="99"/>
    <w:unhideWhenUsed/>
    <w:pPr>
      <w:pBdr/>
      <w:spacing w:after="0" w:afterAutospacing="0"/>
      <w:ind/>
    </w:pPr>
  </w:style>
  <w:style w:type="paragraph" w:styleId="899" w:default="1">
    <w:name w:val="Normal"/>
    <w:qFormat/>
    <w:pPr>
      <w:pBdr/>
      <w:spacing/>
      <w:ind/>
    </w:pPr>
  </w:style>
  <w:style w:type="table" w:styleId="90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1" w:default="1">
    <w:name w:val="No List"/>
    <w:uiPriority w:val="99"/>
    <w:semiHidden/>
    <w:unhideWhenUsed/>
    <w:pPr>
      <w:pBdr/>
      <w:spacing/>
      <w:ind/>
    </w:pPr>
  </w:style>
  <w:style w:type="paragraph" w:styleId="902">
    <w:name w:val="No Spacing"/>
    <w:basedOn w:val="899"/>
    <w:uiPriority w:val="1"/>
    <w:qFormat/>
    <w:pPr>
      <w:pBdr/>
      <w:spacing w:after="0" w:line="240" w:lineRule="auto"/>
      <w:ind/>
    </w:pPr>
  </w:style>
  <w:style w:type="paragraph" w:styleId="903">
    <w:name w:val="List Paragraph"/>
    <w:basedOn w:val="89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ithub.com/0beqz/realism-effect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s://liris.cnrs.fr/liris" TargetMode="External"/><Relationship Id="rId33" Type="http://schemas.openxmlformats.org/officeDocument/2006/relationships/hyperlink" Target="https://www.lgdv.tf.fau.de/uploads/publications/spherical_fibonacci_mapping.pdf" TargetMode="External"/><Relationship Id="rId34" Type="http://schemas.openxmlformats.org/officeDocument/2006/relationships/hyperlink" Target="https://advances.realtimerendering.com/s2022/SIGGRAPH2022-Advances-Enemies-Ciardi et al.pdf" TargetMode="External"/><Relationship Id="rId35" Type="http://schemas.openxmlformats.org/officeDocument/2006/relationships/hyperlink" Target="https://handmade.network/p/75/monter/blog/p/7288-engine_work__global_illumination_with_irradiance_probes" TargetMode="External"/><Relationship Id="rId36" Type="http://schemas.openxmlformats.org/officeDocument/2006/relationships/hyperlink" Target="https://www.jcgt.org/published/0008/02/01/paper-lowres.pdf"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97"/>
            </w:rP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55">
    <w:name w:val="Placeholder Text"/>
    <w:basedOn w:val="1544"/>
    <w:uiPriority w:val="99"/>
    <w:semiHidden/>
    <w:pPr>
      <w:pBdr/>
      <w:spacing/>
      <w:ind/>
    </w:pPr>
    <w:rPr>
      <w:color w:val="666666"/>
    </w:rPr>
  </w:style>
  <w:style w:type="table" w:styleId="1407"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Table Grid"/>
    <w:basedOn w:val="1407"/>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Table Grid Light"/>
    <w:basedOn w:val="1407"/>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Plain Table 1"/>
    <w:basedOn w:val="1407"/>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Plain Table 2"/>
    <w:basedOn w:val="1407"/>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Plain Table 3"/>
    <w:basedOn w:val="140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Plain Table 4"/>
    <w:basedOn w:val="140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Plain Table 5"/>
    <w:basedOn w:val="140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1 Light"/>
    <w:basedOn w:val="140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1 Light - Accent 1"/>
    <w:basedOn w:val="140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1 Light - Accent 2"/>
    <w:basedOn w:val="140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1 Light - Accent 3"/>
    <w:basedOn w:val="140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1 Light - Accent 4"/>
    <w:basedOn w:val="140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1 Light - Accent 5"/>
    <w:basedOn w:val="140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1 Light - Accent 6"/>
    <w:basedOn w:val="140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2"/>
    <w:basedOn w:val="140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2 - Accent 1"/>
    <w:basedOn w:val="140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2 - Accent 2"/>
    <w:basedOn w:val="140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2 - Accent 3"/>
    <w:basedOn w:val="140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2 - Accent 4"/>
    <w:basedOn w:val="140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2 - Accent 5"/>
    <w:basedOn w:val="140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2 - Accent 6"/>
    <w:basedOn w:val="140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3"/>
    <w:basedOn w:val="140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3 - Accent 1"/>
    <w:basedOn w:val="140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3 - Accent 2"/>
    <w:basedOn w:val="140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3 - Accent 3"/>
    <w:basedOn w:val="140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3 - Accent 4"/>
    <w:basedOn w:val="140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3 - Accent 5"/>
    <w:basedOn w:val="140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3 - Accent 6"/>
    <w:basedOn w:val="140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4"/>
    <w:basedOn w:val="140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4 - Accent 1"/>
    <w:basedOn w:val="140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4 - Accent 2"/>
    <w:basedOn w:val="140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4 - Accent 3"/>
    <w:basedOn w:val="140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4 - Accent 4"/>
    <w:basedOn w:val="140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4 - Accent 5"/>
    <w:basedOn w:val="140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4 - Accent 6"/>
    <w:basedOn w:val="140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5 Dark"/>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5 Dark- Accent 1"/>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5 Dark - Accent 2"/>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5 Dark - Accent 3"/>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5 Dark- Accent 4"/>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5 Dark - Accent 5"/>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5 Dark - Accent 6"/>
    <w:basedOn w:val="14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6 Colorful"/>
    <w:basedOn w:val="140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51">
    <w:name w:val="Grid Table 6 Colorful - Accent 1"/>
    <w:basedOn w:val="140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52">
    <w:name w:val="Grid Table 6 Colorful - Accent 2"/>
    <w:basedOn w:val="140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53">
    <w:name w:val="Grid Table 6 Colorful - Accent 3"/>
    <w:basedOn w:val="140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54">
    <w:name w:val="Grid Table 6 Colorful - Accent 4"/>
    <w:basedOn w:val="140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55">
    <w:name w:val="Grid Table 6 Colorful - Accent 5"/>
    <w:basedOn w:val="140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56">
    <w:name w:val="Grid Table 6 Colorful - Accent 6"/>
    <w:basedOn w:val="140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57">
    <w:name w:val="Grid Table 7 Colorful"/>
    <w:basedOn w:val="140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7 Colorful - Accent 1"/>
    <w:basedOn w:val="140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7 Colorful - Accent 2"/>
    <w:basedOn w:val="140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7 Colorful - Accent 3"/>
    <w:basedOn w:val="140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7 Colorful - Accent 4"/>
    <w:basedOn w:val="140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7 Colorful - Accent 5"/>
    <w:basedOn w:val="140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7 Colorful - Accent 6"/>
    <w:basedOn w:val="140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1 Light"/>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1 Light - Accent 1"/>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1 Light - Accent 2"/>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1 Light - Accent 3"/>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1 Light - Accent 4"/>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1 Light - Accent 5"/>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1 Light - Accent 6"/>
    <w:basedOn w:val="14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2"/>
    <w:basedOn w:val="140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2 - Accent 1"/>
    <w:basedOn w:val="140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2 - Accent 2"/>
    <w:basedOn w:val="140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2 - Accent 3"/>
    <w:basedOn w:val="140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2 - Accent 4"/>
    <w:basedOn w:val="140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2 - Accent 5"/>
    <w:basedOn w:val="140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List Table 2 - Accent 6"/>
    <w:basedOn w:val="140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3"/>
    <w:basedOn w:val="140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3 - Accent 1"/>
    <w:basedOn w:val="140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3 - Accent 2"/>
    <w:basedOn w:val="140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3 - Accent 3"/>
    <w:basedOn w:val="140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3 - Accent 4"/>
    <w:basedOn w:val="140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3 - Accent 5"/>
    <w:basedOn w:val="140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3 - Accent 6"/>
    <w:basedOn w:val="140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4"/>
    <w:basedOn w:val="140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4 - Accent 1"/>
    <w:basedOn w:val="140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4 - Accent 2"/>
    <w:basedOn w:val="140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4 - Accent 3"/>
    <w:basedOn w:val="140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4 - Accent 4"/>
    <w:basedOn w:val="140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4 - Accent 5"/>
    <w:basedOn w:val="140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4 - Accent 6"/>
    <w:basedOn w:val="140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5 Dark"/>
    <w:basedOn w:val="140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3">
    <w:name w:val="List Table 5 Dark - Accent 1"/>
    <w:basedOn w:val="140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4">
    <w:name w:val="List Table 5 Dark - Accent 2"/>
    <w:basedOn w:val="140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5">
    <w:name w:val="List Table 5 Dark - Accent 3"/>
    <w:basedOn w:val="140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6">
    <w:name w:val="List Table 5 Dark - Accent 4"/>
    <w:basedOn w:val="140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7">
    <w:name w:val="List Table 5 Dark - Accent 5"/>
    <w:basedOn w:val="140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8">
    <w:name w:val="List Table 5 Dark - Accent 6"/>
    <w:basedOn w:val="140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9">
    <w:name w:val="List Table 6 Colorful"/>
    <w:basedOn w:val="140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6 Colorful - Accent 1"/>
    <w:basedOn w:val="140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6 Colorful - Accent 2"/>
    <w:basedOn w:val="140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6 Colorful - Accent 3"/>
    <w:basedOn w:val="140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6 Colorful - Accent 4"/>
    <w:basedOn w:val="140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6 Colorful - Accent 5"/>
    <w:basedOn w:val="140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6 Colorful - Accent 6"/>
    <w:basedOn w:val="140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7 Colorful"/>
    <w:basedOn w:val="140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07">
    <w:name w:val="List Table 7 Colorful - Accent 1"/>
    <w:basedOn w:val="140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08">
    <w:name w:val="List Table 7 Colorful - Accent 2"/>
    <w:basedOn w:val="140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09">
    <w:name w:val="List Table 7 Colorful - Accent 3"/>
    <w:basedOn w:val="140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10">
    <w:name w:val="List Table 7 Colorful - Accent 4"/>
    <w:basedOn w:val="140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1">
    <w:name w:val="List Table 7 Colorful - Accent 5"/>
    <w:basedOn w:val="140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12">
    <w:name w:val="List Table 7 Colorful - Accent 6"/>
    <w:basedOn w:val="140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13">
    <w:name w:val="Lined - Accent"/>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ned - Accent 1"/>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Lined - Accent 2"/>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ned - Accent 3"/>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ned - Accent 4"/>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ned - Accent 5"/>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ned - Accent 6"/>
    <w:basedOn w:val="14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Bordered &amp; Lined - Accent"/>
    <w:basedOn w:val="140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Bordered &amp; Lined - Accent 1"/>
    <w:basedOn w:val="140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Bordered &amp; Lined - Accent 2"/>
    <w:basedOn w:val="140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Bordered &amp; Lined - Accent 3"/>
    <w:basedOn w:val="140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Bordered &amp; Lined - Accent 4"/>
    <w:basedOn w:val="140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Bordered &amp; Lined - Accent 5"/>
    <w:basedOn w:val="140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Bordered &amp; Lined - Accent 6"/>
    <w:basedOn w:val="140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Bordered"/>
    <w:basedOn w:val="140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Bordered - Accent 1"/>
    <w:basedOn w:val="140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Bordered - Accent 2"/>
    <w:basedOn w:val="140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Bordered - Accent 3"/>
    <w:basedOn w:val="140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Bordered - Accent 4"/>
    <w:basedOn w:val="140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Bordered - Accent 5"/>
    <w:basedOn w:val="140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Bordered - Accent 6"/>
    <w:basedOn w:val="140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34" w:default="1">
    <w:name w:val="Normal"/>
    <w:qFormat/>
    <w:pPr>
      <w:pBdr/>
      <w:spacing/>
      <w:ind/>
    </w:pPr>
  </w:style>
  <w:style w:type="paragraph" w:styleId="1535">
    <w:name w:val="Heading 1"/>
    <w:basedOn w:val="1534"/>
    <w:next w:val="1534"/>
    <w:link w:val="154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36">
    <w:name w:val="Heading 2"/>
    <w:basedOn w:val="1534"/>
    <w:next w:val="1534"/>
    <w:link w:val="154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37">
    <w:name w:val="Heading 3"/>
    <w:basedOn w:val="1534"/>
    <w:next w:val="1534"/>
    <w:link w:val="154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38">
    <w:name w:val="Heading 4"/>
    <w:basedOn w:val="1534"/>
    <w:next w:val="1534"/>
    <w:link w:val="154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39">
    <w:name w:val="Heading 5"/>
    <w:basedOn w:val="1534"/>
    <w:next w:val="1534"/>
    <w:link w:val="155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40">
    <w:name w:val="Heading 6"/>
    <w:basedOn w:val="1534"/>
    <w:next w:val="1534"/>
    <w:link w:val="155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41">
    <w:name w:val="Heading 7"/>
    <w:basedOn w:val="1534"/>
    <w:next w:val="1534"/>
    <w:link w:val="155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42">
    <w:name w:val="Heading 8"/>
    <w:basedOn w:val="1534"/>
    <w:next w:val="1534"/>
    <w:link w:val="155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43">
    <w:name w:val="Heading 9"/>
    <w:basedOn w:val="1534"/>
    <w:next w:val="1534"/>
    <w:link w:val="155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44" w:default="1">
    <w:name w:val="Default Paragraph Font"/>
    <w:uiPriority w:val="1"/>
    <w:semiHidden/>
    <w:unhideWhenUsed/>
    <w:pPr>
      <w:pBdr/>
      <w:spacing/>
      <w:ind/>
    </w:pPr>
  </w:style>
  <w:style w:type="numbering" w:styleId="1545" w:default="1">
    <w:name w:val="No List"/>
    <w:uiPriority w:val="99"/>
    <w:semiHidden/>
    <w:unhideWhenUsed/>
    <w:pPr>
      <w:pBdr/>
      <w:spacing/>
      <w:ind/>
    </w:pPr>
  </w:style>
  <w:style w:type="character" w:styleId="1546">
    <w:name w:val="Heading 1 Char"/>
    <w:basedOn w:val="1544"/>
    <w:link w:val="1535"/>
    <w:uiPriority w:val="9"/>
    <w:pPr>
      <w:pBdr/>
      <w:spacing/>
      <w:ind/>
    </w:pPr>
    <w:rPr>
      <w:rFonts w:ascii="Arial" w:hAnsi="Arial" w:eastAsia="Arial" w:cs="Arial"/>
      <w:color w:val="0f4761" w:themeColor="accent1" w:themeShade="BF"/>
      <w:sz w:val="40"/>
      <w:szCs w:val="40"/>
    </w:rPr>
  </w:style>
  <w:style w:type="character" w:styleId="1547">
    <w:name w:val="Heading 2 Char"/>
    <w:basedOn w:val="1544"/>
    <w:link w:val="1536"/>
    <w:uiPriority w:val="9"/>
    <w:pPr>
      <w:pBdr/>
      <w:spacing/>
      <w:ind/>
    </w:pPr>
    <w:rPr>
      <w:rFonts w:ascii="Arial" w:hAnsi="Arial" w:eastAsia="Arial" w:cs="Arial"/>
      <w:color w:val="0f4761" w:themeColor="accent1" w:themeShade="BF"/>
      <w:sz w:val="32"/>
      <w:szCs w:val="32"/>
    </w:rPr>
  </w:style>
  <w:style w:type="character" w:styleId="1548">
    <w:name w:val="Heading 3 Char"/>
    <w:basedOn w:val="1544"/>
    <w:link w:val="1537"/>
    <w:uiPriority w:val="9"/>
    <w:pPr>
      <w:pBdr/>
      <w:spacing/>
      <w:ind/>
    </w:pPr>
    <w:rPr>
      <w:rFonts w:ascii="Arial" w:hAnsi="Arial" w:eastAsia="Arial" w:cs="Arial"/>
      <w:color w:val="0f4761" w:themeColor="accent1" w:themeShade="BF"/>
      <w:sz w:val="28"/>
      <w:szCs w:val="28"/>
    </w:rPr>
  </w:style>
  <w:style w:type="character" w:styleId="1549">
    <w:name w:val="Heading 4 Char"/>
    <w:basedOn w:val="1544"/>
    <w:link w:val="1538"/>
    <w:uiPriority w:val="9"/>
    <w:pPr>
      <w:pBdr/>
      <w:spacing/>
      <w:ind/>
    </w:pPr>
    <w:rPr>
      <w:rFonts w:ascii="Arial" w:hAnsi="Arial" w:eastAsia="Arial" w:cs="Arial"/>
      <w:i/>
      <w:iCs/>
      <w:color w:val="0f4761" w:themeColor="accent1" w:themeShade="BF"/>
    </w:rPr>
  </w:style>
  <w:style w:type="character" w:styleId="1550">
    <w:name w:val="Heading 5 Char"/>
    <w:basedOn w:val="1544"/>
    <w:link w:val="1539"/>
    <w:uiPriority w:val="9"/>
    <w:pPr>
      <w:pBdr/>
      <w:spacing/>
      <w:ind/>
    </w:pPr>
    <w:rPr>
      <w:rFonts w:ascii="Arial" w:hAnsi="Arial" w:eastAsia="Arial" w:cs="Arial"/>
      <w:color w:val="0f4761" w:themeColor="accent1" w:themeShade="BF"/>
    </w:rPr>
  </w:style>
  <w:style w:type="character" w:styleId="1551">
    <w:name w:val="Heading 6 Char"/>
    <w:basedOn w:val="1544"/>
    <w:link w:val="1540"/>
    <w:uiPriority w:val="9"/>
    <w:pPr>
      <w:pBdr/>
      <w:spacing/>
      <w:ind/>
    </w:pPr>
    <w:rPr>
      <w:rFonts w:ascii="Arial" w:hAnsi="Arial" w:eastAsia="Arial" w:cs="Arial"/>
      <w:i/>
      <w:iCs/>
      <w:color w:val="595959" w:themeColor="text1" w:themeTint="A6"/>
    </w:rPr>
  </w:style>
  <w:style w:type="character" w:styleId="1552">
    <w:name w:val="Heading 7 Char"/>
    <w:basedOn w:val="1544"/>
    <w:link w:val="1541"/>
    <w:uiPriority w:val="9"/>
    <w:pPr>
      <w:pBdr/>
      <w:spacing/>
      <w:ind/>
    </w:pPr>
    <w:rPr>
      <w:rFonts w:ascii="Arial" w:hAnsi="Arial" w:eastAsia="Arial" w:cs="Arial"/>
      <w:color w:val="595959" w:themeColor="text1" w:themeTint="A6"/>
    </w:rPr>
  </w:style>
  <w:style w:type="character" w:styleId="1553">
    <w:name w:val="Heading 8 Char"/>
    <w:basedOn w:val="1544"/>
    <w:link w:val="1542"/>
    <w:uiPriority w:val="9"/>
    <w:pPr>
      <w:pBdr/>
      <w:spacing/>
      <w:ind/>
    </w:pPr>
    <w:rPr>
      <w:rFonts w:ascii="Arial" w:hAnsi="Arial" w:eastAsia="Arial" w:cs="Arial"/>
      <w:i/>
      <w:iCs/>
      <w:color w:val="272727" w:themeColor="text1" w:themeTint="D8"/>
    </w:rPr>
  </w:style>
  <w:style w:type="character" w:styleId="1554">
    <w:name w:val="Heading 9 Char"/>
    <w:basedOn w:val="1544"/>
    <w:link w:val="1543"/>
    <w:uiPriority w:val="9"/>
    <w:pPr>
      <w:pBdr/>
      <w:spacing/>
      <w:ind/>
    </w:pPr>
    <w:rPr>
      <w:rFonts w:ascii="Arial" w:hAnsi="Arial" w:eastAsia="Arial" w:cs="Arial"/>
      <w:i/>
      <w:iCs/>
      <w:color w:val="272727" w:themeColor="text1" w:themeTint="D8"/>
    </w:rPr>
  </w:style>
  <w:style w:type="paragraph" w:styleId="1555">
    <w:name w:val="Title"/>
    <w:basedOn w:val="1534"/>
    <w:next w:val="1534"/>
    <w:link w:val="1556"/>
    <w:uiPriority w:val="10"/>
    <w:qFormat/>
    <w:pPr>
      <w:pBdr/>
      <w:spacing w:after="80" w:line="240" w:lineRule="auto"/>
      <w:ind/>
      <w:contextualSpacing w:val="true"/>
    </w:pPr>
    <w:rPr>
      <w:rFonts w:ascii="Arial" w:hAnsi="Arial" w:eastAsia="Arial" w:cs="Arial"/>
      <w:spacing w:val="-10"/>
      <w:sz w:val="56"/>
      <w:szCs w:val="56"/>
    </w:rPr>
  </w:style>
  <w:style w:type="character" w:styleId="1556">
    <w:name w:val="Title Char"/>
    <w:basedOn w:val="1544"/>
    <w:link w:val="1555"/>
    <w:uiPriority w:val="10"/>
    <w:pPr>
      <w:pBdr/>
      <w:spacing/>
      <w:ind/>
    </w:pPr>
    <w:rPr>
      <w:rFonts w:ascii="Arial" w:hAnsi="Arial" w:eastAsia="Arial" w:cs="Arial"/>
      <w:spacing w:val="-10"/>
      <w:sz w:val="56"/>
      <w:szCs w:val="56"/>
    </w:rPr>
  </w:style>
  <w:style w:type="paragraph" w:styleId="1557">
    <w:name w:val="Subtitle"/>
    <w:basedOn w:val="1534"/>
    <w:next w:val="1534"/>
    <w:link w:val="1558"/>
    <w:uiPriority w:val="11"/>
    <w:qFormat/>
    <w:pPr>
      <w:numPr>
        <w:ilvl w:val="1"/>
      </w:numPr>
      <w:pBdr/>
      <w:spacing/>
      <w:ind/>
    </w:pPr>
    <w:rPr>
      <w:color w:val="595959" w:themeColor="text1" w:themeTint="A6"/>
      <w:spacing w:val="15"/>
      <w:sz w:val="28"/>
      <w:szCs w:val="28"/>
    </w:rPr>
  </w:style>
  <w:style w:type="character" w:styleId="1558">
    <w:name w:val="Subtitle Char"/>
    <w:basedOn w:val="1544"/>
    <w:link w:val="1557"/>
    <w:uiPriority w:val="11"/>
    <w:pPr>
      <w:pBdr/>
      <w:spacing/>
      <w:ind/>
    </w:pPr>
    <w:rPr>
      <w:color w:val="595959" w:themeColor="text1" w:themeTint="A6"/>
      <w:spacing w:val="15"/>
      <w:sz w:val="28"/>
      <w:szCs w:val="28"/>
    </w:rPr>
  </w:style>
  <w:style w:type="paragraph" w:styleId="1559">
    <w:name w:val="Quote"/>
    <w:basedOn w:val="1534"/>
    <w:next w:val="1534"/>
    <w:link w:val="1560"/>
    <w:uiPriority w:val="29"/>
    <w:qFormat/>
    <w:pPr>
      <w:pBdr/>
      <w:spacing w:before="160"/>
      <w:ind/>
      <w:jc w:val="center"/>
    </w:pPr>
    <w:rPr>
      <w:i/>
      <w:iCs/>
      <w:color w:val="404040" w:themeColor="text1" w:themeTint="BF"/>
    </w:rPr>
  </w:style>
  <w:style w:type="character" w:styleId="1560">
    <w:name w:val="Quote Char"/>
    <w:basedOn w:val="1544"/>
    <w:link w:val="1559"/>
    <w:uiPriority w:val="29"/>
    <w:pPr>
      <w:pBdr/>
      <w:spacing/>
      <w:ind/>
    </w:pPr>
    <w:rPr>
      <w:i/>
      <w:iCs/>
      <w:color w:val="404040" w:themeColor="text1" w:themeTint="BF"/>
    </w:rPr>
  </w:style>
  <w:style w:type="paragraph" w:styleId="1561">
    <w:name w:val="List Paragraph"/>
    <w:basedOn w:val="1534"/>
    <w:uiPriority w:val="34"/>
    <w:qFormat/>
    <w:pPr>
      <w:pBdr/>
      <w:spacing/>
      <w:ind w:left="720"/>
      <w:contextualSpacing w:val="true"/>
    </w:pPr>
  </w:style>
  <w:style w:type="character" w:styleId="1562">
    <w:name w:val="Intense Emphasis"/>
    <w:basedOn w:val="1544"/>
    <w:uiPriority w:val="21"/>
    <w:qFormat/>
    <w:pPr>
      <w:pBdr/>
      <w:spacing/>
      <w:ind/>
    </w:pPr>
    <w:rPr>
      <w:i/>
      <w:iCs/>
      <w:color w:val="0f4761" w:themeColor="accent1" w:themeShade="BF"/>
    </w:rPr>
  </w:style>
  <w:style w:type="paragraph" w:styleId="1563">
    <w:name w:val="Intense Quote"/>
    <w:basedOn w:val="1534"/>
    <w:next w:val="1534"/>
    <w:link w:val="15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64">
    <w:name w:val="Intense Quote Char"/>
    <w:basedOn w:val="1544"/>
    <w:link w:val="1563"/>
    <w:uiPriority w:val="30"/>
    <w:pPr>
      <w:pBdr/>
      <w:spacing/>
      <w:ind/>
    </w:pPr>
    <w:rPr>
      <w:i/>
      <w:iCs/>
      <w:color w:val="0f4761" w:themeColor="accent1" w:themeShade="BF"/>
    </w:rPr>
  </w:style>
  <w:style w:type="character" w:styleId="1565">
    <w:name w:val="Intense Reference"/>
    <w:basedOn w:val="1544"/>
    <w:uiPriority w:val="32"/>
    <w:qFormat/>
    <w:pPr>
      <w:pBdr/>
      <w:spacing/>
      <w:ind/>
    </w:pPr>
    <w:rPr>
      <w:b/>
      <w:bCs/>
      <w:smallCaps/>
      <w:color w:val="0f4761" w:themeColor="accent1" w:themeShade="BF"/>
      <w:spacing w:val="5"/>
    </w:rPr>
  </w:style>
  <w:style w:type="paragraph" w:styleId="1566">
    <w:name w:val="No Spacing"/>
    <w:basedOn w:val="1534"/>
    <w:uiPriority w:val="1"/>
    <w:qFormat/>
    <w:pPr>
      <w:pBdr/>
      <w:spacing w:after="0" w:line="240" w:lineRule="auto"/>
      <w:ind/>
    </w:pPr>
  </w:style>
  <w:style w:type="character" w:styleId="1567">
    <w:name w:val="Subtle Emphasis"/>
    <w:basedOn w:val="1544"/>
    <w:uiPriority w:val="19"/>
    <w:qFormat/>
    <w:pPr>
      <w:pBdr/>
      <w:spacing/>
      <w:ind/>
    </w:pPr>
    <w:rPr>
      <w:i/>
      <w:iCs/>
      <w:color w:val="404040" w:themeColor="text1" w:themeTint="BF"/>
    </w:rPr>
  </w:style>
  <w:style w:type="character" w:styleId="1568">
    <w:name w:val="Emphasis"/>
    <w:basedOn w:val="1544"/>
    <w:uiPriority w:val="20"/>
    <w:qFormat/>
    <w:pPr>
      <w:pBdr/>
      <w:spacing/>
      <w:ind/>
    </w:pPr>
    <w:rPr>
      <w:i/>
      <w:iCs/>
    </w:rPr>
  </w:style>
  <w:style w:type="character" w:styleId="1569">
    <w:name w:val="Strong"/>
    <w:basedOn w:val="1544"/>
    <w:uiPriority w:val="22"/>
    <w:qFormat/>
    <w:pPr>
      <w:pBdr/>
      <w:spacing/>
      <w:ind/>
    </w:pPr>
    <w:rPr>
      <w:b/>
      <w:bCs/>
    </w:rPr>
  </w:style>
  <w:style w:type="character" w:styleId="1570">
    <w:name w:val="Subtle Reference"/>
    <w:basedOn w:val="1544"/>
    <w:uiPriority w:val="31"/>
    <w:qFormat/>
    <w:pPr>
      <w:pBdr/>
      <w:spacing/>
      <w:ind/>
    </w:pPr>
    <w:rPr>
      <w:smallCaps/>
      <w:color w:val="5a5a5a" w:themeColor="text1" w:themeTint="A5"/>
    </w:rPr>
  </w:style>
  <w:style w:type="character" w:styleId="1571">
    <w:name w:val="Book Title"/>
    <w:basedOn w:val="1544"/>
    <w:uiPriority w:val="33"/>
    <w:qFormat/>
    <w:pPr>
      <w:pBdr/>
      <w:spacing/>
      <w:ind/>
    </w:pPr>
    <w:rPr>
      <w:b/>
      <w:bCs/>
      <w:i/>
      <w:iCs/>
      <w:spacing w:val="5"/>
    </w:rPr>
  </w:style>
  <w:style w:type="paragraph" w:styleId="1572">
    <w:name w:val="Header"/>
    <w:basedOn w:val="1534"/>
    <w:link w:val="1573"/>
    <w:uiPriority w:val="99"/>
    <w:unhideWhenUsed/>
    <w:pPr>
      <w:pBdr/>
      <w:tabs>
        <w:tab w:val="center" w:leader="none" w:pos="4844"/>
        <w:tab w:val="right" w:leader="none" w:pos="9689"/>
      </w:tabs>
      <w:spacing w:after="0" w:line="240" w:lineRule="auto"/>
      <w:ind/>
    </w:pPr>
  </w:style>
  <w:style w:type="character" w:styleId="1573">
    <w:name w:val="Header Char"/>
    <w:basedOn w:val="1544"/>
    <w:link w:val="1572"/>
    <w:uiPriority w:val="99"/>
    <w:pPr>
      <w:pBdr/>
      <w:spacing/>
      <w:ind/>
    </w:pPr>
  </w:style>
  <w:style w:type="paragraph" w:styleId="1574">
    <w:name w:val="Footer"/>
    <w:basedOn w:val="1534"/>
    <w:link w:val="1575"/>
    <w:uiPriority w:val="99"/>
    <w:unhideWhenUsed/>
    <w:pPr>
      <w:pBdr/>
      <w:tabs>
        <w:tab w:val="center" w:leader="none" w:pos="4844"/>
        <w:tab w:val="right" w:leader="none" w:pos="9689"/>
      </w:tabs>
      <w:spacing w:after="0" w:line="240" w:lineRule="auto"/>
      <w:ind/>
    </w:pPr>
  </w:style>
  <w:style w:type="character" w:styleId="1575">
    <w:name w:val="Footer Char"/>
    <w:basedOn w:val="1544"/>
    <w:link w:val="1574"/>
    <w:uiPriority w:val="99"/>
    <w:pPr>
      <w:pBdr/>
      <w:spacing/>
      <w:ind/>
    </w:pPr>
  </w:style>
  <w:style w:type="paragraph" w:styleId="1576">
    <w:name w:val="Caption"/>
    <w:basedOn w:val="1534"/>
    <w:next w:val="1534"/>
    <w:uiPriority w:val="35"/>
    <w:unhideWhenUsed/>
    <w:qFormat/>
    <w:pPr>
      <w:pBdr/>
      <w:spacing w:after="200" w:line="240" w:lineRule="auto"/>
      <w:ind/>
    </w:pPr>
    <w:rPr>
      <w:i/>
      <w:iCs/>
      <w:color w:val="0e2841" w:themeColor="text2"/>
      <w:sz w:val="18"/>
      <w:szCs w:val="18"/>
    </w:rPr>
  </w:style>
  <w:style w:type="paragraph" w:styleId="1577">
    <w:name w:val="footnote text"/>
    <w:basedOn w:val="1534"/>
    <w:link w:val="1578"/>
    <w:uiPriority w:val="99"/>
    <w:semiHidden/>
    <w:unhideWhenUsed/>
    <w:pPr>
      <w:pBdr/>
      <w:spacing w:after="0" w:line="240" w:lineRule="auto"/>
      <w:ind/>
    </w:pPr>
    <w:rPr>
      <w:sz w:val="20"/>
      <w:szCs w:val="20"/>
    </w:rPr>
  </w:style>
  <w:style w:type="character" w:styleId="1578">
    <w:name w:val="Footnote Text Char"/>
    <w:basedOn w:val="1544"/>
    <w:link w:val="1577"/>
    <w:uiPriority w:val="99"/>
    <w:semiHidden/>
    <w:pPr>
      <w:pBdr/>
      <w:spacing/>
      <w:ind/>
    </w:pPr>
    <w:rPr>
      <w:sz w:val="20"/>
      <w:szCs w:val="20"/>
    </w:rPr>
  </w:style>
  <w:style w:type="character" w:styleId="1579">
    <w:name w:val="footnote reference"/>
    <w:basedOn w:val="1544"/>
    <w:uiPriority w:val="99"/>
    <w:semiHidden/>
    <w:unhideWhenUsed/>
    <w:pPr>
      <w:pBdr/>
      <w:spacing/>
      <w:ind/>
    </w:pPr>
    <w:rPr>
      <w:vertAlign w:val="superscript"/>
    </w:rPr>
  </w:style>
  <w:style w:type="paragraph" w:styleId="1580">
    <w:name w:val="endnote text"/>
    <w:basedOn w:val="1534"/>
    <w:link w:val="1581"/>
    <w:uiPriority w:val="99"/>
    <w:semiHidden/>
    <w:unhideWhenUsed/>
    <w:pPr>
      <w:pBdr/>
      <w:spacing w:after="0" w:line="240" w:lineRule="auto"/>
      <w:ind/>
    </w:pPr>
    <w:rPr>
      <w:sz w:val="20"/>
      <w:szCs w:val="20"/>
    </w:rPr>
  </w:style>
  <w:style w:type="character" w:styleId="1581">
    <w:name w:val="Endnote Text Char"/>
    <w:basedOn w:val="1544"/>
    <w:link w:val="1580"/>
    <w:uiPriority w:val="99"/>
    <w:semiHidden/>
    <w:pPr>
      <w:pBdr/>
      <w:spacing/>
      <w:ind/>
    </w:pPr>
    <w:rPr>
      <w:sz w:val="20"/>
      <w:szCs w:val="20"/>
    </w:rPr>
  </w:style>
  <w:style w:type="character" w:styleId="1582">
    <w:name w:val="endnote reference"/>
    <w:basedOn w:val="1544"/>
    <w:uiPriority w:val="99"/>
    <w:semiHidden/>
    <w:unhideWhenUsed/>
    <w:pPr>
      <w:pBdr/>
      <w:spacing/>
      <w:ind/>
    </w:pPr>
    <w:rPr>
      <w:vertAlign w:val="superscript"/>
    </w:rPr>
  </w:style>
  <w:style w:type="character" w:styleId="1583">
    <w:name w:val="Hyperlink"/>
    <w:basedOn w:val="1544"/>
    <w:uiPriority w:val="99"/>
    <w:unhideWhenUsed/>
    <w:pPr>
      <w:pBdr/>
      <w:spacing/>
      <w:ind/>
    </w:pPr>
    <w:rPr>
      <w:color w:val="0563c1" w:themeColor="hyperlink"/>
      <w:u w:val="single"/>
    </w:rPr>
  </w:style>
  <w:style w:type="character" w:styleId="1584">
    <w:name w:val="FollowedHyperlink"/>
    <w:basedOn w:val="1544"/>
    <w:uiPriority w:val="99"/>
    <w:semiHidden/>
    <w:unhideWhenUsed/>
    <w:pPr>
      <w:pBdr/>
      <w:spacing/>
      <w:ind/>
    </w:pPr>
    <w:rPr>
      <w:color w:val="954f72" w:themeColor="followedHyperlink"/>
      <w:u w:val="single"/>
    </w:rPr>
  </w:style>
  <w:style w:type="paragraph" w:styleId="1585">
    <w:name w:val="toc 1"/>
    <w:basedOn w:val="1534"/>
    <w:next w:val="1534"/>
    <w:uiPriority w:val="39"/>
    <w:unhideWhenUsed/>
    <w:pPr>
      <w:pBdr/>
      <w:spacing w:after="100"/>
      <w:ind/>
    </w:pPr>
  </w:style>
  <w:style w:type="paragraph" w:styleId="1586">
    <w:name w:val="toc 2"/>
    <w:basedOn w:val="1534"/>
    <w:next w:val="1534"/>
    <w:uiPriority w:val="39"/>
    <w:unhideWhenUsed/>
    <w:pPr>
      <w:pBdr/>
      <w:spacing w:after="100"/>
      <w:ind w:left="220"/>
    </w:pPr>
  </w:style>
  <w:style w:type="paragraph" w:styleId="1587">
    <w:name w:val="toc 3"/>
    <w:basedOn w:val="1534"/>
    <w:next w:val="1534"/>
    <w:uiPriority w:val="39"/>
    <w:unhideWhenUsed/>
    <w:pPr>
      <w:pBdr/>
      <w:spacing w:after="100"/>
      <w:ind w:left="440"/>
    </w:pPr>
  </w:style>
  <w:style w:type="paragraph" w:styleId="1588">
    <w:name w:val="toc 4"/>
    <w:basedOn w:val="1534"/>
    <w:next w:val="1534"/>
    <w:uiPriority w:val="39"/>
    <w:unhideWhenUsed/>
    <w:pPr>
      <w:pBdr/>
      <w:spacing w:after="100"/>
      <w:ind w:left="660"/>
    </w:pPr>
  </w:style>
  <w:style w:type="paragraph" w:styleId="1589">
    <w:name w:val="toc 5"/>
    <w:basedOn w:val="1534"/>
    <w:next w:val="1534"/>
    <w:uiPriority w:val="39"/>
    <w:unhideWhenUsed/>
    <w:pPr>
      <w:pBdr/>
      <w:spacing w:after="100"/>
      <w:ind w:left="880"/>
    </w:pPr>
  </w:style>
  <w:style w:type="paragraph" w:styleId="1590">
    <w:name w:val="toc 6"/>
    <w:basedOn w:val="1534"/>
    <w:next w:val="1534"/>
    <w:uiPriority w:val="39"/>
    <w:unhideWhenUsed/>
    <w:pPr>
      <w:pBdr/>
      <w:spacing w:after="100"/>
      <w:ind w:left="1100"/>
    </w:pPr>
  </w:style>
  <w:style w:type="paragraph" w:styleId="1591">
    <w:name w:val="toc 7"/>
    <w:basedOn w:val="1534"/>
    <w:next w:val="1534"/>
    <w:uiPriority w:val="39"/>
    <w:unhideWhenUsed/>
    <w:pPr>
      <w:pBdr/>
      <w:spacing w:after="100"/>
      <w:ind w:left="1320"/>
    </w:pPr>
  </w:style>
  <w:style w:type="paragraph" w:styleId="1592">
    <w:name w:val="toc 8"/>
    <w:basedOn w:val="1534"/>
    <w:next w:val="1534"/>
    <w:uiPriority w:val="39"/>
    <w:unhideWhenUsed/>
    <w:pPr>
      <w:pBdr/>
      <w:spacing w:after="100"/>
      <w:ind w:left="1540"/>
    </w:pPr>
  </w:style>
  <w:style w:type="paragraph" w:styleId="1593">
    <w:name w:val="toc 9"/>
    <w:basedOn w:val="1534"/>
    <w:next w:val="1534"/>
    <w:uiPriority w:val="39"/>
    <w:unhideWhenUsed/>
    <w:pPr>
      <w:pBdr/>
      <w:spacing w:after="100"/>
      <w:ind w:left="1760"/>
    </w:pPr>
  </w:style>
  <w:style w:type="paragraph" w:styleId="1594">
    <w:name w:val="TOC Heading"/>
    <w:uiPriority w:val="39"/>
    <w:unhideWhenUsed/>
    <w:pPr>
      <w:pBdr/>
      <w:spacing/>
      <w:ind/>
    </w:pPr>
  </w:style>
  <w:style w:type="paragraph" w:styleId="1595">
    <w:name w:val="table of figures"/>
    <w:basedOn w:val="1534"/>
    <w:next w:val="1534"/>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2025-07-09T17:18:38Z</dcterms:modified>
</cp:coreProperties>
</file>